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SimSun" w:hAnsi="SimSun" w:eastAsia="SimSun" w:cstheme="minorBidi"/>
          <w:sz w:val="21"/>
          <w:lang w:val="en-US" w:eastAsia="zh-CN" w:bidi="ar-SA"/>
        </w:rPr>
        <w:id w:val="147475546"/>
        <w15:color w:val="DBDBDB"/>
        <w:docPartObj>
          <w:docPartGallery w:val="Table of Contents"/>
          <w:docPartUnique/>
        </w:docPartObj>
      </w:sdtPr>
      <w:sdtEndPr>
        <w:rPr>
          <w:rFonts w:hint="default" w:ascii="Candara" w:hAnsi="Candara" w:cs="Candara" w:eastAsiaTheme="minorEastAsia"/>
          <w:b/>
          <w:bCs/>
          <w:kern w:val="44"/>
          <w:sz w:val="44"/>
          <w:szCs w:val="48"/>
          <w:lang w:val="en-US" w:eastAsia="zh-CN" w:bidi="ar-SA"/>
        </w:rPr>
      </w:sdtEndPr>
      <w:sdtContent>
        <w:p>
          <w:pPr>
            <w:spacing w:before="0" w:beforeLines="0" w:after="0" w:afterLines="0" w:line="240" w:lineRule="auto"/>
            <w:ind w:left="0" w:leftChars="0" w:right="0" w:rightChars="0" w:firstLine="0" w:firstLineChars="0"/>
            <w:jc w:val="center"/>
            <w:rPr>
              <w:rFonts w:hint="default"/>
              <w:lang w:val="en-US"/>
            </w:rPr>
          </w:pPr>
          <w:bookmarkStart w:id="0" w:name="_Toc9820"/>
          <w:bookmarkStart w:id="1" w:name="_Toc30316"/>
          <w:r>
            <w:rPr>
              <w:rFonts w:hint="default" w:ascii="Candara" w:hAnsi="Candara" w:eastAsia="SimSun" w:cs="Candara"/>
              <w:b/>
              <w:bCs/>
              <w:sz w:val="28"/>
              <w:szCs w:val="24"/>
              <w:lang w:val="en-US"/>
            </w:rPr>
            <w:t>Index</w:t>
          </w:r>
        </w:p>
        <w:p>
          <w:pPr>
            <w:pStyle w:val="13"/>
            <w:tabs>
              <w:tab w:val="right" w:leader="middleDot" w:pos="9746"/>
            </w:tabs>
            <w:rPr>
              <w:b/>
              <w:sz w:val="24"/>
              <w:szCs w:val="24"/>
            </w:rPr>
          </w:pPr>
          <w:r>
            <w:rPr>
              <w:rFonts w:hint="default" w:ascii="Candara" w:hAnsi="Candara" w:cs="Candara"/>
              <w:sz w:val="48"/>
              <w:szCs w:val="48"/>
              <w:lang w:val="en-US"/>
            </w:rPr>
            <w:fldChar w:fldCharType="begin"/>
          </w:r>
          <w:r>
            <w:rPr>
              <w:rFonts w:hint="default" w:ascii="Candara" w:hAnsi="Candara" w:cs="Candara"/>
              <w:sz w:val="48"/>
              <w:szCs w:val="48"/>
              <w:lang w:val="en-US"/>
            </w:rPr>
            <w:instrText xml:space="preserve">TOC \o "1-2" \h \u </w:instrText>
          </w:r>
          <w:r>
            <w:rPr>
              <w:rFonts w:hint="default" w:ascii="Candara" w:hAnsi="Candara" w:cs="Candara"/>
              <w:sz w:val="48"/>
              <w:szCs w:val="48"/>
              <w:lang w:val="en-US"/>
            </w:rPr>
            <w:fldChar w:fldCharType="separate"/>
          </w: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_Toc4605 </w:instrText>
          </w:r>
          <w:r>
            <w:rPr>
              <w:rFonts w:hint="default" w:ascii="Candara" w:hAnsi="Candara" w:cs="Candara"/>
              <w:b/>
              <w:sz w:val="24"/>
              <w:szCs w:val="72"/>
              <w:lang w:val="en-US"/>
            </w:rPr>
            <w:fldChar w:fldCharType="separate"/>
          </w:r>
          <w:r>
            <w:rPr>
              <w:rFonts w:hint="default" w:ascii="Candara" w:hAnsi="Candara" w:cs="Candara"/>
              <w:b/>
              <w:sz w:val="24"/>
              <w:szCs w:val="72"/>
              <w:lang w:val="en-US"/>
            </w:rPr>
            <w:t>Employee Onboarding</w:t>
          </w:r>
          <w:r>
            <w:rPr>
              <w:b/>
              <w:sz w:val="24"/>
              <w:szCs w:val="24"/>
            </w:rPr>
            <w:tab/>
          </w:r>
          <w:r>
            <w:rPr>
              <w:b/>
              <w:sz w:val="24"/>
              <w:szCs w:val="24"/>
            </w:rPr>
            <w:fldChar w:fldCharType="begin"/>
          </w:r>
          <w:r>
            <w:rPr>
              <w:b/>
              <w:sz w:val="24"/>
              <w:szCs w:val="24"/>
            </w:rPr>
            <w:instrText xml:space="preserve"> PAGEREF _Toc4605 \h </w:instrText>
          </w:r>
          <w:r>
            <w:rPr>
              <w:b/>
              <w:sz w:val="24"/>
              <w:szCs w:val="24"/>
            </w:rPr>
            <w:fldChar w:fldCharType="separate"/>
          </w:r>
          <w:r>
            <w:rPr>
              <w:b/>
              <w:sz w:val="24"/>
              <w:szCs w:val="24"/>
            </w:rPr>
            <w:t>2</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_Toc137 </w:instrText>
          </w:r>
          <w:r>
            <w:rPr>
              <w:rFonts w:hint="default" w:ascii="Candara" w:hAnsi="Candara" w:cs="Candara"/>
              <w:sz w:val="24"/>
              <w:szCs w:val="72"/>
              <w:lang w:val="en-US"/>
            </w:rPr>
            <w:fldChar w:fldCharType="separate"/>
          </w:r>
          <w:r>
            <w:rPr>
              <w:rFonts w:hint="default"/>
              <w:sz w:val="24"/>
              <w:szCs w:val="24"/>
              <w:lang w:val="en-US"/>
            </w:rPr>
            <w:t>HR Admin clicks on page (Employees)</w:t>
          </w:r>
          <w:r>
            <w:rPr>
              <w:sz w:val="24"/>
              <w:szCs w:val="24"/>
            </w:rPr>
            <w:tab/>
          </w:r>
          <w:r>
            <w:rPr>
              <w:sz w:val="24"/>
              <w:szCs w:val="24"/>
            </w:rPr>
            <w:fldChar w:fldCharType="begin"/>
          </w:r>
          <w:r>
            <w:rPr>
              <w:sz w:val="24"/>
              <w:szCs w:val="24"/>
            </w:rPr>
            <w:instrText xml:space="preserve"> PAGEREF _Toc137 \h </w:instrText>
          </w:r>
          <w:r>
            <w:rPr>
              <w:sz w:val="24"/>
              <w:szCs w:val="24"/>
            </w:rPr>
            <w:fldChar w:fldCharType="separate"/>
          </w:r>
          <w:r>
            <w:rPr>
              <w:sz w:val="24"/>
              <w:szCs w:val="24"/>
            </w:rPr>
            <w:t>2</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_Toc19756 </w:instrText>
          </w:r>
          <w:r>
            <w:rPr>
              <w:rFonts w:hint="default" w:ascii="Candara" w:hAnsi="Candara" w:cs="Candara"/>
              <w:sz w:val="24"/>
              <w:szCs w:val="72"/>
              <w:lang w:val="en-US"/>
            </w:rPr>
            <w:fldChar w:fldCharType="separate"/>
          </w:r>
          <w:r>
            <w:rPr>
              <w:rFonts w:hint="default"/>
              <w:sz w:val="24"/>
              <w:szCs w:val="24"/>
              <w:lang w:val="en-US"/>
            </w:rPr>
            <w:t>Employee login to the portal and add employee onboarding details.</w:t>
          </w:r>
          <w:r>
            <w:rPr>
              <w:sz w:val="24"/>
              <w:szCs w:val="24"/>
            </w:rPr>
            <w:tab/>
          </w:r>
          <w:r>
            <w:rPr>
              <w:sz w:val="24"/>
              <w:szCs w:val="24"/>
            </w:rPr>
            <w:fldChar w:fldCharType="begin"/>
          </w:r>
          <w:r>
            <w:rPr>
              <w:sz w:val="24"/>
              <w:szCs w:val="24"/>
            </w:rPr>
            <w:instrText xml:space="preserve"> PAGEREF _Toc19756 \h </w:instrText>
          </w:r>
          <w:r>
            <w:rPr>
              <w:sz w:val="24"/>
              <w:szCs w:val="24"/>
            </w:rPr>
            <w:fldChar w:fldCharType="separate"/>
          </w:r>
          <w:r>
            <w:rPr>
              <w:sz w:val="24"/>
              <w:szCs w:val="24"/>
            </w:rPr>
            <w:t>2</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_Toc15265 </w:instrText>
          </w:r>
          <w:r>
            <w:rPr>
              <w:rFonts w:hint="default" w:ascii="Candara" w:hAnsi="Candara" w:cs="Candara"/>
              <w:b/>
              <w:sz w:val="24"/>
              <w:szCs w:val="72"/>
              <w:lang w:val="en-US"/>
            </w:rPr>
            <w:fldChar w:fldCharType="separate"/>
          </w:r>
          <w:r>
            <w:rPr>
              <w:rFonts w:hint="default" w:ascii="Candara" w:hAnsi="Candara" w:cs="Candara"/>
              <w:b/>
              <w:sz w:val="24"/>
              <w:szCs w:val="72"/>
              <w:lang w:val="en-US"/>
            </w:rPr>
            <w:t>Holiday Management System</w:t>
          </w:r>
          <w:r>
            <w:rPr>
              <w:b/>
              <w:sz w:val="24"/>
              <w:szCs w:val="24"/>
            </w:rPr>
            <w:tab/>
          </w:r>
          <w:r>
            <w:rPr>
              <w:b/>
              <w:sz w:val="24"/>
              <w:szCs w:val="24"/>
            </w:rPr>
            <w:fldChar w:fldCharType="begin"/>
          </w:r>
          <w:r>
            <w:rPr>
              <w:b/>
              <w:sz w:val="24"/>
              <w:szCs w:val="24"/>
            </w:rPr>
            <w:instrText xml:space="preserve"> PAGEREF _Toc15265 \h </w:instrText>
          </w:r>
          <w:r>
            <w:rPr>
              <w:b/>
              <w:sz w:val="24"/>
              <w:szCs w:val="24"/>
            </w:rPr>
            <w:fldChar w:fldCharType="separate"/>
          </w:r>
          <w:r>
            <w:rPr>
              <w:b/>
              <w:sz w:val="24"/>
              <w:szCs w:val="24"/>
            </w:rPr>
            <w:t>3</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_Toc23444 </w:instrText>
          </w:r>
          <w:r>
            <w:rPr>
              <w:rFonts w:hint="default" w:ascii="Candara" w:hAnsi="Candara" w:cs="Candara"/>
              <w:sz w:val="24"/>
              <w:szCs w:val="72"/>
              <w:lang w:val="en-US"/>
            </w:rPr>
            <w:fldChar w:fldCharType="separate"/>
          </w:r>
          <w:r>
            <w:rPr>
              <w:rFonts w:hint="default"/>
              <w:sz w:val="24"/>
              <w:szCs w:val="24"/>
              <w:lang w:val="en-US"/>
            </w:rPr>
            <w:t>HR Admin clicks on page (Holiday Management)</w:t>
          </w:r>
          <w:r>
            <w:rPr>
              <w:sz w:val="24"/>
              <w:szCs w:val="24"/>
            </w:rPr>
            <w:tab/>
          </w:r>
          <w:r>
            <w:rPr>
              <w:sz w:val="24"/>
              <w:szCs w:val="24"/>
            </w:rPr>
            <w:fldChar w:fldCharType="begin"/>
          </w:r>
          <w:r>
            <w:rPr>
              <w:sz w:val="24"/>
              <w:szCs w:val="24"/>
            </w:rPr>
            <w:instrText xml:space="preserve"> PAGEREF _Toc23444 \h </w:instrText>
          </w:r>
          <w:r>
            <w:rPr>
              <w:sz w:val="24"/>
              <w:szCs w:val="24"/>
            </w:rPr>
            <w:fldChar w:fldCharType="separate"/>
          </w:r>
          <w:r>
            <w:rPr>
              <w:sz w:val="24"/>
              <w:szCs w:val="24"/>
            </w:rPr>
            <w:t>3</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_Toc16501 </w:instrText>
          </w:r>
          <w:r>
            <w:rPr>
              <w:rFonts w:hint="default" w:ascii="Candara" w:hAnsi="Candara" w:cs="Candara"/>
              <w:sz w:val="24"/>
              <w:szCs w:val="72"/>
              <w:lang w:val="en-US"/>
            </w:rPr>
            <w:fldChar w:fldCharType="separate"/>
          </w:r>
          <w:r>
            <w:rPr>
              <w:rFonts w:hint="default"/>
              <w:sz w:val="24"/>
              <w:szCs w:val="24"/>
              <w:lang w:val="en-US"/>
            </w:rPr>
            <w:t>Employee clicks on page (Holidays)</w:t>
          </w:r>
          <w:r>
            <w:rPr>
              <w:sz w:val="24"/>
              <w:szCs w:val="24"/>
            </w:rPr>
            <w:tab/>
          </w:r>
          <w:r>
            <w:rPr>
              <w:sz w:val="24"/>
              <w:szCs w:val="24"/>
            </w:rPr>
            <w:fldChar w:fldCharType="begin"/>
          </w:r>
          <w:r>
            <w:rPr>
              <w:sz w:val="24"/>
              <w:szCs w:val="24"/>
            </w:rPr>
            <w:instrText xml:space="preserve"> PAGEREF _Toc16501 \h </w:instrText>
          </w:r>
          <w:r>
            <w:rPr>
              <w:sz w:val="24"/>
              <w:szCs w:val="24"/>
            </w:rPr>
            <w:fldChar w:fldCharType="separate"/>
          </w:r>
          <w:r>
            <w:rPr>
              <w:sz w:val="24"/>
              <w:szCs w:val="24"/>
            </w:rPr>
            <w:t>3</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_Toc28563 </w:instrText>
          </w:r>
          <w:r>
            <w:rPr>
              <w:rFonts w:hint="default" w:ascii="Candara" w:hAnsi="Candara" w:cs="Candara"/>
              <w:b/>
              <w:sz w:val="24"/>
              <w:szCs w:val="72"/>
              <w:lang w:val="en-US"/>
            </w:rPr>
            <w:fldChar w:fldCharType="separate"/>
          </w:r>
          <w:r>
            <w:rPr>
              <w:rFonts w:hint="default" w:ascii="Candara" w:hAnsi="Candara" w:cs="Candara"/>
              <w:b/>
              <w:sz w:val="24"/>
              <w:szCs w:val="72"/>
              <w:lang w:val="en-US"/>
            </w:rPr>
            <w:t>Leave Policy Management For HR</w:t>
          </w:r>
          <w:r>
            <w:rPr>
              <w:b/>
              <w:sz w:val="24"/>
              <w:szCs w:val="24"/>
            </w:rPr>
            <w:tab/>
          </w:r>
          <w:r>
            <w:rPr>
              <w:b/>
              <w:sz w:val="24"/>
              <w:szCs w:val="24"/>
            </w:rPr>
            <w:fldChar w:fldCharType="begin"/>
          </w:r>
          <w:r>
            <w:rPr>
              <w:b/>
              <w:sz w:val="24"/>
              <w:szCs w:val="24"/>
            </w:rPr>
            <w:instrText xml:space="preserve"> PAGEREF _Toc28563 \h </w:instrText>
          </w:r>
          <w:r>
            <w:rPr>
              <w:b/>
              <w:sz w:val="24"/>
              <w:szCs w:val="24"/>
            </w:rPr>
            <w:fldChar w:fldCharType="separate"/>
          </w:r>
          <w:r>
            <w:rPr>
              <w:b/>
              <w:sz w:val="24"/>
              <w:szCs w:val="24"/>
            </w:rPr>
            <w:t>3</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_Toc1317 </w:instrText>
          </w:r>
          <w:r>
            <w:rPr>
              <w:rFonts w:hint="default" w:ascii="Candara" w:hAnsi="Candara" w:cs="Candara"/>
              <w:sz w:val="24"/>
              <w:szCs w:val="72"/>
              <w:lang w:val="en-US"/>
            </w:rPr>
            <w:fldChar w:fldCharType="separate"/>
          </w:r>
          <w:r>
            <w:rPr>
              <w:rFonts w:hint="default"/>
              <w:sz w:val="24"/>
              <w:szCs w:val="24"/>
              <w:lang w:val="en-US"/>
            </w:rPr>
            <w:t>HR Admin clicks on page (Leave Policy Management)</w:t>
          </w:r>
          <w:r>
            <w:rPr>
              <w:sz w:val="24"/>
              <w:szCs w:val="24"/>
            </w:rPr>
            <w:tab/>
          </w:r>
          <w:r>
            <w:rPr>
              <w:sz w:val="24"/>
              <w:szCs w:val="24"/>
            </w:rPr>
            <w:fldChar w:fldCharType="begin"/>
          </w:r>
          <w:r>
            <w:rPr>
              <w:sz w:val="24"/>
              <w:szCs w:val="24"/>
            </w:rPr>
            <w:instrText xml:space="preserve"> PAGEREF _Toc1317 \h </w:instrText>
          </w:r>
          <w:r>
            <w:rPr>
              <w:sz w:val="24"/>
              <w:szCs w:val="24"/>
            </w:rPr>
            <w:fldChar w:fldCharType="separate"/>
          </w:r>
          <w:r>
            <w:rPr>
              <w:sz w:val="24"/>
              <w:szCs w:val="24"/>
            </w:rPr>
            <w:t>3</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_Toc26396 </w:instrText>
          </w:r>
          <w:r>
            <w:rPr>
              <w:rFonts w:hint="default" w:ascii="Candara" w:hAnsi="Candara" w:cs="Candara"/>
              <w:sz w:val="24"/>
              <w:szCs w:val="72"/>
              <w:lang w:val="en-US"/>
            </w:rPr>
            <w:fldChar w:fldCharType="separate"/>
          </w:r>
          <w:r>
            <w:rPr>
              <w:rFonts w:hint="default"/>
              <w:sz w:val="24"/>
              <w:szCs w:val="24"/>
              <w:lang w:val="en-US"/>
            </w:rPr>
            <w:t>HR Admin clicks on page (Employee Leaves)</w:t>
          </w:r>
          <w:r>
            <w:rPr>
              <w:sz w:val="24"/>
              <w:szCs w:val="24"/>
            </w:rPr>
            <w:tab/>
          </w:r>
          <w:r>
            <w:rPr>
              <w:sz w:val="24"/>
              <w:szCs w:val="24"/>
            </w:rPr>
            <w:fldChar w:fldCharType="begin"/>
          </w:r>
          <w:r>
            <w:rPr>
              <w:sz w:val="24"/>
              <w:szCs w:val="24"/>
            </w:rPr>
            <w:instrText xml:space="preserve"> PAGEREF _Toc26396 \h </w:instrText>
          </w:r>
          <w:r>
            <w:rPr>
              <w:sz w:val="24"/>
              <w:szCs w:val="24"/>
            </w:rPr>
            <w:fldChar w:fldCharType="separate"/>
          </w:r>
          <w:r>
            <w:rPr>
              <w:sz w:val="24"/>
              <w:szCs w:val="24"/>
            </w:rPr>
            <w:t>4</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_Toc30435 </w:instrText>
          </w:r>
          <w:r>
            <w:rPr>
              <w:rFonts w:hint="default" w:ascii="Candara" w:hAnsi="Candara" w:cs="Candara"/>
              <w:b/>
              <w:sz w:val="24"/>
              <w:szCs w:val="72"/>
              <w:lang w:val="en-US"/>
            </w:rPr>
            <w:fldChar w:fldCharType="separate"/>
          </w:r>
          <w:r>
            <w:rPr>
              <w:rFonts w:hint="default" w:ascii="Candara" w:hAnsi="Candara" w:cs="Candara"/>
              <w:b/>
              <w:sz w:val="24"/>
              <w:szCs w:val="72"/>
              <w:lang w:val="en-US"/>
            </w:rPr>
            <w:t>Leave Management System For Employee</w:t>
          </w:r>
          <w:r>
            <w:rPr>
              <w:b/>
              <w:sz w:val="24"/>
              <w:szCs w:val="24"/>
            </w:rPr>
            <w:tab/>
          </w:r>
          <w:r>
            <w:rPr>
              <w:b/>
              <w:sz w:val="24"/>
              <w:szCs w:val="24"/>
            </w:rPr>
            <w:fldChar w:fldCharType="begin"/>
          </w:r>
          <w:r>
            <w:rPr>
              <w:b/>
              <w:sz w:val="24"/>
              <w:szCs w:val="24"/>
            </w:rPr>
            <w:instrText xml:space="preserve"> PAGEREF _Toc30435 \h </w:instrText>
          </w:r>
          <w:r>
            <w:rPr>
              <w:b/>
              <w:sz w:val="24"/>
              <w:szCs w:val="24"/>
            </w:rPr>
            <w:fldChar w:fldCharType="separate"/>
          </w:r>
          <w:r>
            <w:rPr>
              <w:b/>
              <w:sz w:val="24"/>
              <w:szCs w:val="24"/>
            </w:rPr>
            <w:t>4</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_Toc3446 </w:instrText>
          </w:r>
          <w:r>
            <w:rPr>
              <w:rFonts w:hint="default" w:ascii="Candara" w:hAnsi="Candara" w:cs="Candara"/>
              <w:sz w:val="24"/>
              <w:szCs w:val="72"/>
              <w:lang w:val="en-US"/>
            </w:rPr>
            <w:fldChar w:fldCharType="separate"/>
          </w:r>
          <w:r>
            <w:rPr>
              <w:rFonts w:hint="default"/>
              <w:sz w:val="24"/>
              <w:szCs w:val="24"/>
              <w:lang w:val="en-US"/>
            </w:rPr>
            <w:t>Employee clicks on page (Leave Applications)</w:t>
          </w:r>
          <w:r>
            <w:rPr>
              <w:sz w:val="24"/>
              <w:szCs w:val="24"/>
            </w:rPr>
            <w:tab/>
          </w:r>
          <w:r>
            <w:rPr>
              <w:sz w:val="24"/>
              <w:szCs w:val="24"/>
            </w:rPr>
            <w:fldChar w:fldCharType="begin"/>
          </w:r>
          <w:r>
            <w:rPr>
              <w:sz w:val="24"/>
              <w:szCs w:val="24"/>
            </w:rPr>
            <w:instrText xml:space="preserve"> PAGEREF _Toc3446 \h </w:instrText>
          </w:r>
          <w:r>
            <w:rPr>
              <w:sz w:val="24"/>
              <w:szCs w:val="24"/>
            </w:rPr>
            <w:fldChar w:fldCharType="separate"/>
          </w:r>
          <w:r>
            <w:rPr>
              <w:sz w:val="24"/>
              <w:szCs w:val="24"/>
            </w:rPr>
            <w:t>4</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_Toc819 </w:instrText>
          </w:r>
          <w:r>
            <w:rPr>
              <w:rFonts w:hint="default" w:ascii="Candara" w:hAnsi="Candara" w:cs="Candara"/>
              <w:b/>
              <w:sz w:val="24"/>
              <w:szCs w:val="72"/>
              <w:lang w:val="en-US"/>
            </w:rPr>
            <w:fldChar w:fldCharType="separate"/>
          </w:r>
          <w:r>
            <w:rPr>
              <w:rFonts w:hint="default" w:ascii="Candara" w:hAnsi="Candara"/>
              <w:b/>
              <w:sz w:val="24"/>
              <w:szCs w:val="72"/>
              <w:lang w:val="en-US"/>
            </w:rPr>
            <w:t>Birthday/anniversary/new joiner management system</w:t>
          </w:r>
          <w:r>
            <w:rPr>
              <w:b/>
              <w:sz w:val="24"/>
              <w:szCs w:val="24"/>
            </w:rPr>
            <w:tab/>
          </w:r>
          <w:r>
            <w:rPr>
              <w:b/>
              <w:sz w:val="24"/>
              <w:szCs w:val="24"/>
            </w:rPr>
            <w:fldChar w:fldCharType="begin"/>
          </w:r>
          <w:r>
            <w:rPr>
              <w:b/>
              <w:sz w:val="24"/>
              <w:szCs w:val="24"/>
            </w:rPr>
            <w:instrText xml:space="preserve"> PAGEREF _Toc819 \h </w:instrText>
          </w:r>
          <w:r>
            <w:rPr>
              <w:b/>
              <w:sz w:val="24"/>
              <w:szCs w:val="24"/>
            </w:rPr>
            <w:fldChar w:fldCharType="separate"/>
          </w:r>
          <w:r>
            <w:rPr>
              <w:b/>
              <w:sz w:val="24"/>
              <w:szCs w:val="24"/>
            </w:rPr>
            <w:t>5</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_Toc5134 </w:instrText>
          </w:r>
          <w:r>
            <w:rPr>
              <w:rFonts w:hint="default" w:ascii="Candara" w:hAnsi="Candara" w:cs="Candara"/>
              <w:sz w:val="24"/>
              <w:szCs w:val="72"/>
              <w:lang w:val="en-US"/>
            </w:rPr>
            <w:fldChar w:fldCharType="separate"/>
          </w:r>
          <w:r>
            <w:rPr>
              <w:rFonts w:hint="default"/>
              <w:sz w:val="24"/>
              <w:szCs w:val="24"/>
              <w:lang w:val="en-US"/>
            </w:rPr>
            <w:t>Employee lands on Dashboard page</w:t>
          </w:r>
          <w:r>
            <w:rPr>
              <w:sz w:val="24"/>
              <w:szCs w:val="24"/>
            </w:rPr>
            <w:tab/>
          </w:r>
          <w:r>
            <w:rPr>
              <w:sz w:val="24"/>
              <w:szCs w:val="24"/>
            </w:rPr>
            <w:fldChar w:fldCharType="begin"/>
          </w:r>
          <w:r>
            <w:rPr>
              <w:sz w:val="24"/>
              <w:szCs w:val="24"/>
            </w:rPr>
            <w:instrText xml:space="preserve"> PAGEREF _Toc5134 \h </w:instrText>
          </w:r>
          <w:r>
            <w:rPr>
              <w:sz w:val="24"/>
              <w:szCs w:val="24"/>
            </w:rPr>
            <w:fldChar w:fldCharType="separate"/>
          </w:r>
          <w:r>
            <w:rPr>
              <w:sz w:val="24"/>
              <w:szCs w:val="24"/>
            </w:rPr>
            <w:t>5</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_Toc28663 </w:instrText>
          </w:r>
          <w:r>
            <w:rPr>
              <w:rFonts w:hint="default" w:ascii="Candara" w:hAnsi="Candara" w:cs="Candara"/>
              <w:sz w:val="24"/>
              <w:szCs w:val="72"/>
              <w:lang w:val="en-US"/>
            </w:rPr>
            <w:fldChar w:fldCharType="separate"/>
          </w:r>
          <w:r>
            <w:rPr>
              <w:rFonts w:hint="default"/>
              <w:sz w:val="24"/>
              <w:szCs w:val="24"/>
              <w:lang w:val="en-US"/>
            </w:rPr>
            <w:t>Birthday Portlet</w:t>
          </w:r>
          <w:r>
            <w:rPr>
              <w:sz w:val="24"/>
              <w:szCs w:val="24"/>
            </w:rPr>
            <w:tab/>
          </w:r>
          <w:r>
            <w:rPr>
              <w:sz w:val="24"/>
              <w:szCs w:val="24"/>
            </w:rPr>
            <w:fldChar w:fldCharType="begin"/>
          </w:r>
          <w:r>
            <w:rPr>
              <w:sz w:val="24"/>
              <w:szCs w:val="24"/>
            </w:rPr>
            <w:instrText xml:space="preserve"> PAGEREF _Toc28663 \h </w:instrText>
          </w:r>
          <w:r>
            <w:rPr>
              <w:sz w:val="24"/>
              <w:szCs w:val="24"/>
            </w:rPr>
            <w:fldChar w:fldCharType="separate"/>
          </w:r>
          <w:r>
            <w:rPr>
              <w:sz w:val="24"/>
              <w:szCs w:val="24"/>
            </w:rPr>
            <w:t>5</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_Toc17081 </w:instrText>
          </w:r>
          <w:r>
            <w:rPr>
              <w:rFonts w:hint="default" w:ascii="Candara" w:hAnsi="Candara" w:cs="Candara"/>
              <w:sz w:val="24"/>
              <w:szCs w:val="72"/>
              <w:lang w:val="en-US"/>
            </w:rPr>
            <w:fldChar w:fldCharType="separate"/>
          </w:r>
          <w:r>
            <w:rPr>
              <w:rFonts w:hint="default"/>
              <w:sz w:val="24"/>
              <w:szCs w:val="24"/>
              <w:lang w:val="en-US"/>
            </w:rPr>
            <w:t>Anniversary Portlet</w:t>
          </w:r>
          <w:r>
            <w:rPr>
              <w:sz w:val="24"/>
              <w:szCs w:val="24"/>
            </w:rPr>
            <w:tab/>
          </w:r>
          <w:r>
            <w:rPr>
              <w:sz w:val="24"/>
              <w:szCs w:val="24"/>
            </w:rPr>
            <w:fldChar w:fldCharType="begin"/>
          </w:r>
          <w:r>
            <w:rPr>
              <w:sz w:val="24"/>
              <w:szCs w:val="24"/>
            </w:rPr>
            <w:instrText xml:space="preserve"> PAGEREF _Toc17081 \h </w:instrText>
          </w:r>
          <w:r>
            <w:rPr>
              <w:sz w:val="24"/>
              <w:szCs w:val="24"/>
            </w:rPr>
            <w:fldChar w:fldCharType="separate"/>
          </w:r>
          <w:r>
            <w:rPr>
              <w:sz w:val="24"/>
              <w:szCs w:val="24"/>
            </w:rPr>
            <w:t>5</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_Toc8493 </w:instrText>
          </w:r>
          <w:r>
            <w:rPr>
              <w:rFonts w:hint="default" w:ascii="Candara" w:hAnsi="Candara" w:cs="Candara"/>
              <w:sz w:val="24"/>
              <w:szCs w:val="72"/>
              <w:lang w:val="en-US"/>
            </w:rPr>
            <w:fldChar w:fldCharType="separate"/>
          </w:r>
          <w:r>
            <w:rPr>
              <w:rFonts w:hint="default"/>
              <w:sz w:val="24"/>
              <w:szCs w:val="24"/>
              <w:lang w:val="en-US"/>
            </w:rPr>
            <w:t>New Joiner Portlet</w:t>
          </w:r>
          <w:r>
            <w:rPr>
              <w:sz w:val="24"/>
              <w:szCs w:val="24"/>
            </w:rPr>
            <w:tab/>
          </w:r>
          <w:r>
            <w:rPr>
              <w:sz w:val="24"/>
              <w:szCs w:val="24"/>
            </w:rPr>
            <w:fldChar w:fldCharType="begin"/>
          </w:r>
          <w:r>
            <w:rPr>
              <w:sz w:val="24"/>
              <w:szCs w:val="24"/>
            </w:rPr>
            <w:instrText xml:space="preserve"> PAGEREF _Toc8493 \h </w:instrText>
          </w:r>
          <w:r>
            <w:rPr>
              <w:sz w:val="24"/>
              <w:szCs w:val="24"/>
            </w:rPr>
            <w:fldChar w:fldCharType="separate"/>
          </w:r>
          <w:r>
            <w:rPr>
              <w:sz w:val="24"/>
              <w:szCs w:val="24"/>
            </w:rPr>
            <w:t>5</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_Toc8980 </w:instrText>
          </w:r>
          <w:r>
            <w:rPr>
              <w:rFonts w:hint="default" w:ascii="Candara" w:hAnsi="Candara" w:cs="Candara"/>
              <w:b/>
              <w:sz w:val="24"/>
              <w:szCs w:val="72"/>
              <w:lang w:val="en-US"/>
            </w:rPr>
            <w:fldChar w:fldCharType="separate"/>
          </w:r>
          <w:r>
            <w:rPr>
              <w:rFonts w:hint="default" w:ascii="Candara" w:hAnsi="Candara"/>
              <w:b/>
              <w:sz w:val="24"/>
              <w:szCs w:val="72"/>
              <w:lang w:val="en-US"/>
            </w:rPr>
            <w:t>Policy/process Management system For HR</w:t>
          </w:r>
          <w:r>
            <w:rPr>
              <w:b/>
              <w:sz w:val="24"/>
              <w:szCs w:val="24"/>
            </w:rPr>
            <w:tab/>
          </w:r>
          <w:r>
            <w:rPr>
              <w:b/>
              <w:sz w:val="24"/>
              <w:szCs w:val="24"/>
            </w:rPr>
            <w:fldChar w:fldCharType="begin"/>
          </w:r>
          <w:r>
            <w:rPr>
              <w:b/>
              <w:sz w:val="24"/>
              <w:szCs w:val="24"/>
            </w:rPr>
            <w:instrText xml:space="preserve"> PAGEREF _Toc8980 \h </w:instrText>
          </w:r>
          <w:r>
            <w:rPr>
              <w:b/>
              <w:sz w:val="24"/>
              <w:szCs w:val="24"/>
            </w:rPr>
            <w:fldChar w:fldCharType="separate"/>
          </w:r>
          <w:r>
            <w:rPr>
              <w:b/>
              <w:sz w:val="24"/>
              <w:szCs w:val="24"/>
            </w:rPr>
            <w:t>6</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_Toc8519 </w:instrText>
          </w:r>
          <w:r>
            <w:rPr>
              <w:rFonts w:hint="default" w:ascii="Candara" w:hAnsi="Candara" w:cs="Candara"/>
              <w:sz w:val="24"/>
              <w:szCs w:val="72"/>
              <w:lang w:val="en-US"/>
            </w:rPr>
            <w:fldChar w:fldCharType="separate"/>
          </w:r>
          <w:r>
            <w:rPr>
              <w:rFonts w:hint="default"/>
              <w:sz w:val="24"/>
              <w:szCs w:val="24"/>
              <w:lang w:val="en-US"/>
            </w:rPr>
            <w:t>HR Admin clicks on page (Policy/Process Management)</w:t>
          </w:r>
          <w:r>
            <w:rPr>
              <w:sz w:val="24"/>
              <w:szCs w:val="24"/>
            </w:rPr>
            <w:tab/>
          </w:r>
          <w:r>
            <w:rPr>
              <w:sz w:val="24"/>
              <w:szCs w:val="24"/>
            </w:rPr>
            <w:fldChar w:fldCharType="begin"/>
          </w:r>
          <w:r>
            <w:rPr>
              <w:sz w:val="24"/>
              <w:szCs w:val="24"/>
            </w:rPr>
            <w:instrText xml:space="preserve"> PAGEREF _Toc8519 \h </w:instrText>
          </w:r>
          <w:r>
            <w:rPr>
              <w:sz w:val="24"/>
              <w:szCs w:val="24"/>
            </w:rPr>
            <w:fldChar w:fldCharType="separate"/>
          </w:r>
          <w:r>
            <w:rPr>
              <w:sz w:val="24"/>
              <w:szCs w:val="24"/>
            </w:rPr>
            <w:t>6</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_Toc18410 </w:instrText>
          </w:r>
          <w:r>
            <w:rPr>
              <w:rFonts w:hint="default" w:ascii="Candara" w:hAnsi="Candara" w:cs="Candara"/>
              <w:b/>
              <w:sz w:val="24"/>
              <w:szCs w:val="72"/>
              <w:lang w:val="en-US"/>
            </w:rPr>
            <w:fldChar w:fldCharType="separate"/>
          </w:r>
          <w:r>
            <w:rPr>
              <w:rFonts w:hint="default" w:ascii="Candara" w:hAnsi="Candara"/>
              <w:b/>
              <w:sz w:val="24"/>
              <w:szCs w:val="72"/>
              <w:lang w:val="en-US"/>
            </w:rPr>
            <w:t>Policy/process Management system For Employee</w:t>
          </w:r>
          <w:r>
            <w:rPr>
              <w:b/>
              <w:sz w:val="24"/>
              <w:szCs w:val="24"/>
            </w:rPr>
            <w:tab/>
          </w:r>
          <w:r>
            <w:rPr>
              <w:b/>
              <w:sz w:val="24"/>
              <w:szCs w:val="24"/>
            </w:rPr>
            <w:fldChar w:fldCharType="begin"/>
          </w:r>
          <w:r>
            <w:rPr>
              <w:b/>
              <w:sz w:val="24"/>
              <w:szCs w:val="24"/>
            </w:rPr>
            <w:instrText xml:space="preserve"> PAGEREF _Toc18410 \h </w:instrText>
          </w:r>
          <w:r>
            <w:rPr>
              <w:b/>
              <w:sz w:val="24"/>
              <w:szCs w:val="24"/>
            </w:rPr>
            <w:fldChar w:fldCharType="separate"/>
          </w:r>
          <w:r>
            <w:rPr>
              <w:b/>
              <w:sz w:val="24"/>
              <w:szCs w:val="24"/>
            </w:rPr>
            <w:t>6</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_Toc10619 </w:instrText>
          </w:r>
          <w:r>
            <w:rPr>
              <w:rFonts w:hint="default" w:ascii="Candara" w:hAnsi="Candara" w:cs="Candara"/>
              <w:sz w:val="24"/>
              <w:szCs w:val="72"/>
              <w:lang w:val="en-US"/>
            </w:rPr>
            <w:fldChar w:fldCharType="separate"/>
          </w:r>
          <w:r>
            <w:rPr>
              <w:rFonts w:hint="default"/>
              <w:sz w:val="24"/>
              <w:szCs w:val="24"/>
              <w:lang w:val="en-US"/>
            </w:rPr>
            <w:t>Employee clicks on page (Policy/Process Management)</w:t>
          </w:r>
          <w:r>
            <w:rPr>
              <w:sz w:val="24"/>
              <w:szCs w:val="24"/>
            </w:rPr>
            <w:tab/>
          </w:r>
          <w:r>
            <w:rPr>
              <w:sz w:val="24"/>
              <w:szCs w:val="24"/>
            </w:rPr>
            <w:fldChar w:fldCharType="begin"/>
          </w:r>
          <w:r>
            <w:rPr>
              <w:sz w:val="24"/>
              <w:szCs w:val="24"/>
            </w:rPr>
            <w:instrText xml:space="preserve"> PAGEREF _Toc10619 \h </w:instrText>
          </w:r>
          <w:r>
            <w:rPr>
              <w:sz w:val="24"/>
              <w:szCs w:val="24"/>
            </w:rPr>
            <w:fldChar w:fldCharType="separate"/>
          </w:r>
          <w:r>
            <w:rPr>
              <w:sz w:val="24"/>
              <w:szCs w:val="24"/>
            </w:rPr>
            <w:t>6</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_Toc6344 </w:instrText>
          </w:r>
          <w:r>
            <w:rPr>
              <w:rFonts w:hint="default" w:ascii="Candara" w:hAnsi="Candara" w:cs="Candara"/>
              <w:b/>
              <w:sz w:val="24"/>
              <w:szCs w:val="72"/>
              <w:lang w:val="en-US"/>
            </w:rPr>
            <w:fldChar w:fldCharType="separate"/>
          </w:r>
          <w:r>
            <w:rPr>
              <w:rFonts w:hint="default" w:ascii="Candara" w:hAnsi="Candara"/>
              <w:b/>
              <w:sz w:val="24"/>
              <w:szCs w:val="72"/>
              <w:lang w:val="en-US"/>
            </w:rPr>
            <w:t>Employee Directory</w:t>
          </w:r>
          <w:r>
            <w:rPr>
              <w:b/>
              <w:sz w:val="24"/>
              <w:szCs w:val="24"/>
            </w:rPr>
            <w:tab/>
          </w:r>
          <w:r>
            <w:rPr>
              <w:b/>
              <w:sz w:val="24"/>
              <w:szCs w:val="24"/>
            </w:rPr>
            <w:fldChar w:fldCharType="begin"/>
          </w:r>
          <w:r>
            <w:rPr>
              <w:b/>
              <w:sz w:val="24"/>
              <w:szCs w:val="24"/>
            </w:rPr>
            <w:instrText xml:space="preserve"> PAGEREF _Toc6344 \h </w:instrText>
          </w:r>
          <w:r>
            <w:rPr>
              <w:b/>
              <w:sz w:val="24"/>
              <w:szCs w:val="24"/>
            </w:rPr>
            <w:fldChar w:fldCharType="separate"/>
          </w:r>
          <w:r>
            <w:rPr>
              <w:b/>
              <w:sz w:val="24"/>
              <w:szCs w:val="24"/>
            </w:rPr>
            <w:t>6</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_Toc4495 </w:instrText>
          </w:r>
          <w:r>
            <w:rPr>
              <w:rFonts w:hint="default" w:ascii="Candara" w:hAnsi="Candara" w:cs="Candara"/>
              <w:sz w:val="24"/>
              <w:szCs w:val="72"/>
              <w:lang w:val="en-US"/>
            </w:rPr>
            <w:fldChar w:fldCharType="separate"/>
          </w:r>
          <w:r>
            <w:rPr>
              <w:rFonts w:hint="default"/>
              <w:sz w:val="24"/>
              <w:szCs w:val="24"/>
              <w:lang w:val="en-US"/>
            </w:rPr>
            <w:t>Employee clicks on page (Employee Directory)</w:t>
          </w:r>
          <w:r>
            <w:rPr>
              <w:sz w:val="24"/>
              <w:szCs w:val="24"/>
            </w:rPr>
            <w:tab/>
          </w:r>
          <w:r>
            <w:rPr>
              <w:sz w:val="24"/>
              <w:szCs w:val="24"/>
            </w:rPr>
            <w:fldChar w:fldCharType="begin"/>
          </w:r>
          <w:r>
            <w:rPr>
              <w:sz w:val="24"/>
              <w:szCs w:val="24"/>
            </w:rPr>
            <w:instrText xml:space="preserve"> PAGEREF _Toc4495 \h </w:instrText>
          </w:r>
          <w:r>
            <w:rPr>
              <w:sz w:val="24"/>
              <w:szCs w:val="24"/>
            </w:rPr>
            <w:fldChar w:fldCharType="separate"/>
          </w:r>
          <w:r>
            <w:rPr>
              <w:sz w:val="24"/>
              <w:szCs w:val="24"/>
            </w:rPr>
            <w:t>6</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_Toc2852 </w:instrText>
          </w:r>
          <w:r>
            <w:rPr>
              <w:rFonts w:hint="default" w:ascii="Candara" w:hAnsi="Candara" w:cs="Candara"/>
              <w:b/>
              <w:sz w:val="24"/>
              <w:szCs w:val="72"/>
              <w:lang w:val="en-US"/>
            </w:rPr>
            <w:fldChar w:fldCharType="separate"/>
          </w:r>
          <w:r>
            <w:rPr>
              <w:rFonts w:hint="default" w:ascii="Candara" w:hAnsi="Candara"/>
              <w:b/>
              <w:sz w:val="24"/>
              <w:szCs w:val="72"/>
              <w:lang w:val="en-US"/>
            </w:rPr>
            <w:t>Appraisal reminder for HR Admin</w:t>
          </w:r>
          <w:r>
            <w:rPr>
              <w:b/>
              <w:sz w:val="24"/>
              <w:szCs w:val="24"/>
            </w:rPr>
            <w:tab/>
          </w:r>
          <w:r>
            <w:rPr>
              <w:b/>
              <w:sz w:val="24"/>
              <w:szCs w:val="24"/>
            </w:rPr>
            <w:fldChar w:fldCharType="begin"/>
          </w:r>
          <w:r>
            <w:rPr>
              <w:b/>
              <w:sz w:val="24"/>
              <w:szCs w:val="24"/>
            </w:rPr>
            <w:instrText xml:space="preserve"> PAGEREF _Toc2852 \h </w:instrText>
          </w:r>
          <w:r>
            <w:rPr>
              <w:b/>
              <w:sz w:val="24"/>
              <w:szCs w:val="24"/>
            </w:rPr>
            <w:fldChar w:fldCharType="separate"/>
          </w:r>
          <w:r>
            <w:rPr>
              <w:b/>
              <w:sz w:val="24"/>
              <w:szCs w:val="24"/>
            </w:rPr>
            <w:t>7</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_Toc2780 </w:instrText>
          </w:r>
          <w:r>
            <w:rPr>
              <w:rFonts w:hint="default" w:ascii="Candara" w:hAnsi="Candara" w:cs="Candara"/>
              <w:sz w:val="24"/>
              <w:szCs w:val="72"/>
              <w:lang w:val="en-US"/>
            </w:rPr>
            <w:fldChar w:fldCharType="separate"/>
          </w:r>
          <w:r>
            <w:rPr>
              <w:rFonts w:hint="default"/>
              <w:sz w:val="24"/>
              <w:szCs w:val="24"/>
              <w:lang w:val="en-US"/>
            </w:rPr>
            <w:t>HR Admin lands on Dashboard page</w:t>
          </w:r>
          <w:r>
            <w:rPr>
              <w:sz w:val="24"/>
              <w:szCs w:val="24"/>
            </w:rPr>
            <w:tab/>
          </w:r>
          <w:r>
            <w:rPr>
              <w:sz w:val="24"/>
              <w:szCs w:val="24"/>
            </w:rPr>
            <w:fldChar w:fldCharType="begin"/>
          </w:r>
          <w:r>
            <w:rPr>
              <w:sz w:val="24"/>
              <w:szCs w:val="24"/>
            </w:rPr>
            <w:instrText xml:space="preserve"> PAGEREF _Toc2780 \h </w:instrText>
          </w:r>
          <w:r>
            <w:rPr>
              <w:sz w:val="24"/>
              <w:szCs w:val="24"/>
            </w:rPr>
            <w:fldChar w:fldCharType="separate"/>
          </w:r>
          <w:r>
            <w:rPr>
              <w:sz w:val="24"/>
              <w:szCs w:val="24"/>
            </w:rPr>
            <w:t>7</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_Toc15807 </w:instrText>
          </w:r>
          <w:r>
            <w:rPr>
              <w:rFonts w:hint="default" w:ascii="Candara" w:hAnsi="Candara" w:cs="Candara"/>
              <w:sz w:val="24"/>
              <w:szCs w:val="72"/>
              <w:lang w:val="en-US"/>
            </w:rPr>
            <w:fldChar w:fldCharType="separate"/>
          </w:r>
          <w:r>
            <w:rPr>
              <w:rFonts w:hint="default"/>
              <w:sz w:val="24"/>
              <w:szCs w:val="24"/>
              <w:lang w:val="en-US"/>
            </w:rPr>
            <w:t>Upcoming Appraisals Portlet</w:t>
          </w:r>
          <w:r>
            <w:rPr>
              <w:sz w:val="24"/>
              <w:szCs w:val="24"/>
            </w:rPr>
            <w:tab/>
          </w:r>
          <w:r>
            <w:rPr>
              <w:sz w:val="24"/>
              <w:szCs w:val="24"/>
            </w:rPr>
            <w:fldChar w:fldCharType="begin"/>
          </w:r>
          <w:r>
            <w:rPr>
              <w:sz w:val="24"/>
              <w:szCs w:val="24"/>
            </w:rPr>
            <w:instrText xml:space="preserve"> PAGEREF _Toc15807 \h </w:instrText>
          </w:r>
          <w:r>
            <w:rPr>
              <w:sz w:val="24"/>
              <w:szCs w:val="24"/>
            </w:rPr>
            <w:fldChar w:fldCharType="separate"/>
          </w:r>
          <w:r>
            <w:rPr>
              <w:sz w:val="24"/>
              <w:szCs w:val="24"/>
            </w:rPr>
            <w:t>7</w:t>
          </w:r>
          <w:r>
            <w:rPr>
              <w:sz w:val="24"/>
              <w:szCs w:val="24"/>
            </w:rPr>
            <w:fldChar w:fldCharType="end"/>
          </w:r>
          <w:r>
            <w:rPr>
              <w:rFonts w:hint="default" w:ascii="Candara" w:hAnsi="Candara" w:cs="Candara"/>
              <w:sz w:val="24"/>
              <w:szCs w:val="72"/>
              <w:lang w:val="en-US"/>
            </w:rPr>
            <w:fldChar w:fldCharType="end"/>
          </w:r>
        </w:p>
        <w:p>
          <w:pPr>
            <w:pStyle w:val="13"/>
            <w:tabs>
              <w:tab w:val="right" w:leader="middleDot" w:pos="9746"/>
            </w:tabs>
            <w:rPr>
              <w:b/>
              <w:sz w:val="24"/>
              <w:szCs w:val="24"/>
            </w:rPr>
          </w:pPr>
          <w:r>
            <w:rPr>
              <w:rFonts w:hint="default" w:ascii="Candara" w:hAnsi="Candara" w:cs="Candara"/>
              <w:b/>
              <w:sz w:val="24"/>
              <w:szCs w:val="72"/>
              <w:lang w:val="en-US"/>
            </w:rPr>
            <w:fldChar w:fldCharType="begin"/>
          </w:r>
          <w:r>
            <w:rPr>
              <w:rFonts w:hint="default" w:ascii="Candara" w:hAnsi="Candara" w:cs="Candara"/>
              <w:b/>
              <w:sz w:val="24"/>
              <w:szCs w:val="72"/>
              <w:lang w:val="en-US"/>
            </w:rPr>
            <w:instrText xml:space="preserve"> HYPERLINK \l _Toc26789 </w:instrText>
          </w:r>
          <w:r>
            <w:rPr>
              <w:rFonts w:hint="default" w:ascii="Candara" w:hAnsi="Candara" w:cs="Candara"/>
              <w:b/>
              <w:sz w:val="24"/>
              <w:szCs w:val="72"/>
              <w:lang w:val="en-US"/>
            </w:rPr>
            <w:fldChar w:fldCharType="separate"/>
          </w:r>
          <w:r>
            <w:rPr>
              <w:rFonts w:hint="default" w:ascii="Candara" w:hAnsi="Candara"/>
              <w:b/>
              <w:sz w:val="24"/>
              <w:szCs w:val="72"/>
              <w:lang w:val="en-US"/>
            </w:rPr>
            <w:t>Task Tracker</w:t>
          </w:r>
          <w:r>
            <w:rPr>
              <w:b/>
              <w:sz w:val="24"/>
              <w:szCs w:val="24"/>
            </w:rPr>
            <w:tab/>
          </w:r>
          <w:r>
            <w:rPr>
              <w:b/>
              <w:sz w:val="24"/>
              <w:szCs w:val="24"/>
            </w:rPr>
            <w:fldChar w:fldCharType="begin"/>
          </w:r>
          <w:r>
            <w:rPr>
              <w:b/>
              <w:sz w:val="24"/>
              <w:szCs w:val="24"/>
            </w:rPr>
            <w:instrText xml:space="preserve"> PAGEREF _Toc26789 \h </w:instrText>
          </w:r>
          <w:r>
            <w:rPr>
              <w:b/>
              <w:sz w:val="24"/>
              <w:szCs w:val="24"/>
            </w:rPr>
            <w:fldChar w:fldCharType="separate"/>
          </w:r>
          <w:r>
            <w:rPr>
              <w:b/>
              <w:sz w:val="24"/>
              <w:szCs w:val="24"/>
            </w:rPr>
            <w:t>9</w:t>
          </w:r>
          <w:r>
            <w:rPr>
              <w:b/>
              <w:sz w:val="24"/>
              <w:szCs w:val="24"/>
            </w:rPr>
            <w:fldChar w:fldCharType="end"/>
          </w:r>
          <w:r>
            <w:rPr>
              <w:rFonts w:hint="default" w:ascii="Candara" w:hAnsi="Candara" w:cs="Candara"/>
              <w:b/>
              <w:sz w:val="24"/>
              <w:szCs w:val="72"/>
              <w:lang w:val="en-US"/>
            </w:rPr>
            <w:fldChar w:fldCharType="end"/>
          </w:r>
        </w:p>
        <w:p>
          <w:pPr>
            <w:pStyle w:val="14"/>
            <w:tabs>
              <w:tab w:val="right" w:leader="middleDot" w:pos="9746"/>
            </w:tabs>
            <w:rPr>
              <w:sz w:val="24"/>
              <w:szCs w:val="24"/>
            </w:rPr>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_Toc20531 </w:instrText>
          </w:r>
          <w:r>
            <w:rPr>
              <w:rFonts w:hint="default" w:ascii="Candara" w:hAnsi="Candara" w:cs="Candara"/>
              <w:sz w:val="24"/>
              <w:szCs w:val="72"/>
              <w:lang w:val="en-US"/>
            </w:rPr>
            <w:fldChar w:fldCharType="separate"/>
          </w:r>
          <w:r>
            <w:rPr>
              <w:rFonts w:hint="default"/>
              <w:sz w:val="24"/>
              <w:szCs w:val="24"/>
              <w:lang w:val="en-US"/>
            </w:rPr>
            <w:t>Project Portlet</w:t>
          </w:r>
          <w:r>
            <w:rPr>
              <w:sz w:val="24"/>
              <w:szCs w:val="24"/>
            </w:rPr>
            <w:tab/>
          </w:r>
          <w:r>
            <w:rPr>
              <w:sz w:val="24"/>
              <w:szCs w:val="24"/>
            </w:rPr>
            <w:fldChar w:fldCharType="begin"/>
          </w:r>
          <w:r>
            <w:rPr>
              <w:sz w:val="24"/>
              <w:szCs w:val="24"/>
            </w:rPr>
            <w:instrText xml:space="preserve"> PAGEREF _Toc20531 \h </w:instrText>
          </w:r>
          <w:r>
            <w:rPr>
              <w:sz w:val="24"/>
              <w:szCs w:val="24"/>
            </w:rPr>
            <w:fldChar w:fldCharType="separate"/>
          </w:r>
          <w:r>
            <w:rPr>
              <w:sz w:val="24"/>
              <w:szCs w:val="24"/>
            </w:rPr>
            <w:t>9</w:t>
          </w:r>
          <w:r>
            <w:rPr>
              <w:sz w:val="24"/>
              <w:szCs w:val="24"/>
            </w:rPr>
            <w:fldChar w:fldCharType="end"/>
          </w:r>
          <w:r>
            <w:rPr>
              <w:rFonts w:hint="default" w:ascii="Candara" w:hAnsi="Candara" w:cs="Candara"/>
              <w:sz w:val="24"/>
              <w:szCs w:val="72"/>
              <w:lang w:val="en-US"/>
            </w:rPr>
            <w:fldChar w:fldCharType="end"/>
          </w:r>
        </w:p>
        <w:p>
          <w:pPr>
            <w:pStyle w:val="14"/>
            <w:tabs>
              <w:tab w:val="right" w:leader="middleDot" w:pos="9746"/>
            </w:tabs>
          </w:pPr>
          <w:r>
            <w:rPr>
              <w:rFonts w:hint="default" w:ascii="Candara" w:hAnsi="Candara" w:cs="Candara"/>
              <w:sz w:val="24"/>
              <w:szCs w:val="72"/>
              <w:lang w:val="en-US"/>
            </w:rPr>
            <w:fldChar w:fldCharType="begin"/>
          </w:r>
          <w:r>
            <w:rPr>
              <w:rFonts w:hint="default" w:ascii="Candara" w:hAnsi="Candara" w:cs="Candara"/>
              <w:sz w:val="24"/>
              <w:szCs w:val="72"/>
              <w:lang w:val="en-US"/>
            </w:rPr>
            <w:instrText xml:space="preserve"> HYPERLINK \l _Toc2041 </w:instrText>
          </w:r>
          <w:r>
            <w:rPr>
              <w:rFonts w:hint="default" w:ascii="Candara" w:hAnsi="Candara" w:cs="Candara"/>
              <w:sz w:val="24"/>
              <w:szCs w:val="72"/>
              <w:lang w:val="en-US"/>
            </w:rPr>
            <w:fldChar w:fldCharType="separate"/>
          </w:r>
          <w:r>
            <w:rPr>
              <w:rFonts w:hint="default"/>
              <w:sz w:val="24"/>
              <w:szCs w:val="24"/>
              <w:lang w:val="en-US"/>
            </w:rPr>
            <w:t>Task Portlet</w:t>
          </w:r>
          <w:r>
            <w:rPr>
              <w:sz w:val="24"/>
              <w:szCs w:val="24"/>
            </w:rPr>
            <w:tab/>
          </w:r>
          <w:r>
            <w:rPr>
              <w:sz w:val="24"/>
              <w:szCs w:val="24"/>
            </w:rPr>
            <w:fldChar w:fldCharType="begin"/>
          </w:r>
          <w:r>
            <w:rPr>
              <w:sz w:val="24"/>
              <w:szCs w:val="24"/>
            </w:rPr>
            <w:instrText xml:space="preserve"> PAGEREF _Toc2041 \h </w:instrText>
          </w:r>
          <w:r>
            <w:rPr>
              <w:sz w:val="24"/>
              <w:szCs w:val="24"/>
            </w:rPr>
            <w:fldChar w:fldCharType="separate"/>
          </w:r>
          <w:r>
            <w:rPr>
              <w:sz w:val="24"/>
              <w:szCs w:val="24"/>
            </w:rPr>
            <w:t>9</w:t>
          </w:r>
          <w:r>
            <w:rPr>
              <w:sz w:val="24"/>
              <w:szCs w:val="24"/>
            </w:rPr>
            <w:fldChar w:fldCharType="end"/>
          </w:r>
          <w:r>
            <w:rPr>
              <w:rFonts w:hint="default" w:ascii="Candara" w:hAnsi="Candara" w:cs="Candara"/>
              <w:sz w:val="24"/>
              <w:szCs w:val="72"/>
              <w:lang w:val="en-US"/>
            </w:rPr>
            <w:fldChar w:fldCharType="end"/>
          </w:r>
        </w:p>
        <w:p>
          <w:pPr>
            <w:pStyle w:val="2"/>
            <w:bidi w:val="0"/>
            <w:spacing w:line="240" w:lineRule="auto"/>
            <w:outlineLvl w:val="9"/>
            <w:rPr>
              <w:rFonts w:hint="default" w:ascii="Candara" w:hAnsi="Candara" w:cs="Candara"/>
              <w:sz w:val="48"/>
              <w:szCs w:val="48"/>
              <w:lang w:val="en-US"/>
            </w:rPr>
          </w:pPr>
          <w:r>
            <w:rPr>
              <w:rFonts w:hint="default" w:ascii="Candara" w:hAnsi="Candara" w:cs="Candara"/>
              <w:b/>
              <w:szCs w:val="48"/>
              <w:lang w:val="en-US"/>
            </w:rPr>
            <w:fldChar w:fldCharType="end"/>
          </w:r>
        </w:p>
      </w:sdtContent>
    </w:sdt>
    <w:p>
      <w:pPr>
        <w:pStyle w:val="2"/>
        <w:bidi w:val="0"/>
        <w:spacing w:line="240" w:lineRule="auto"/>
        <w:outlineLvl w:val="9"/>
        <w:rPr>
          <w:rFonts w:hint="default" w:ascii="Candara" w:hAnsi="Candara" w:cs="Candara"/>
          <w:sz w:val="48"/>
          <w:szCs w:val="48"/>
          <w:lang w:val="en-US"/>
        </w:rPr>
      </w:pPr>
    </w:p>
    <w:p>
      <w:pPr>
        <w:rPr>
          <w:rFonts w:hint="default"/>
          <w:lang w:val="en-US"/>
        </w:rPr>
      </w:pPr>
    </w:p>
    <w:p>
      <w:pPr>
        <w:pStyle w:val="2"/>
        <w:bidi w:val="0"/>
        <w:spacing w:line="240" w:lineRule="auto"/>
        <w:outlineLvl w:val="9"/>
        <w:rPr>
          <w:rFonts w:hint="default" w:ascii="Candara" w:hAnsi="Candara" w:cs="Candara"/>
          <w:sz w:val="48"/>
          <w:szCs w:val="48"/>
          <w:lang w:val="en-US"/>
        </w:rPr>
      </w:pPr>
    </w:p>
    <w:p>
      <w:pPr>
        <w:rPr>
          <w:rFonts w:hint="default"/>
          <w:lang w:val="en-US"/>
        </w:rPr>
      </w:pPr>
    </w:p>
    <w:p>
      <w:pPr>
        <w:pStyle w:val="2"/>
        <w:bidi w:val="0"/>
        <w:spacing w:line="240" w:lineRule="auto"/>
        <w:rPr>
          <w:rFonts w:hint="default" w:ascii="Candara" w:hAnsi="Candara" w:cs="Candara"/>
          <w:sz w:val="48"/>
          <w:szCs w:val="48"/>
          <w:lang w:val="en-US"/>
        </w:rPr>
      </w:pPr>
      <w:bookmarkStart w:id="2" w:name="_Toc4605"/>
    </w:p>
    <w:p>
      <w:pPr>
        <w:rPr>
          <w:rFonts w:hint="default"/>
          <w:lang w:val="en-US"/>
        </w:rPr>
      </w:pPr>
    </w:p>
    <w:p>
      <w:pPr>
        <w:pStyle w:val="2"/>
        <w:bidi w:val="0"/>
        <w:spacing w:line="240" w:lineRule="auto"/>
        <w:rPr>
          <w:rFonts w:hint="default" w:ascii="Candara" w:hAnsi="Candara" w:cs="Candara"/>
          <w:sz w:val="48"/>
          <w:szCs w:val="48"/>
          <w:lang w:val="en-US"/>
        </w:rPr>
      </w:pPr>
      <w:r>
        <w:rPr>
          <w:rFonts w:hint="default" w:ascii="Candara" w:hAnsi="Candara" w:cs="Candara"/>
          <w:sz w:val="48"/>
          <w:szCs w:val="48"/>
          <w:lang w:val="en-US"/>
        </w:rPr>
        <w:t>Employee Onboarding</w:t>
      </w:r>
      <w:bookmarkEnd w:id="0"/>
      <w:bookmarkEnd w:id="1"/>
      <w:bookmarkEnd w:id="2"/>
    </w:p>
    <w:p>
      <w:pPr>
        <w:pStyle w:val="3"/>
        <w:bidi w:val="0"/>
        <w:rPr>
          <w:rFonts w:hint="default"/>
          <w:lang w:val="en-US"/>
        </w:rPr>
      </w:pPr>
      <w:bookmarkStart w:id="3" w:name="_Toc137"/>
      <w:r>
        <w:rPr>
          <w:rFonts w:hint="default"/>
          <w:lang w:val="en-US"/>
        </w:rPr>
        <w:t>HR Admin clicks on page (Employees)</w:t>
      </w:r>
      <w:bookmarkEnd w:id="3"/>
    </w:p>
    <w:p>
      <w:pPr>
        <w:rPr>
          <w:rFonts w:hint="default"/>
          <w:lang w:val="en-US"/>
        </w:rPr>
      </w:pPr>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there will be listing of all the employees with their basic details, update option and terminate option. There will be a button at top right to onboard an employee. Once HR clicks on that button, HR will get screen to add basic details mentioned as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code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First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Last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Middle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Official email id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Joining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Gender</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Designation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Department</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Is Experienced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Gross salary CTC PM</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Gross salary CTC PA</w:t>
      </w:r>
    </w:p>
    <w:p>
      <w:pPr>
        <w:numPr>
          <w:ilvl w:val="0"/>
          <w:numId w:val="0"/>
        </w:numPr>
        <w:ind w:leftChars="0"/>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HR saves the data, liferay’s user will be created with the given screenname(firstname.lastname) and officical email id. Login credentials will be sent to the official email id. A role named ‘Employee’ will be assigned to this user. Whatever designation and department will be selected, as per that role will be assigned to the user.</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Leave balance will be added for the employee as per the rules.</w:t>
      </w:r>
    </w:p>
    <w:p>
      <w:pPr>
        <w:numPr>
          <w:ilvl w:val="0"/>
          <w:numId w:val="0"/>
        </w:numPr>
        <w:tabs>
          <w:tab w:val="left" w:pos="420"/>
        </w:tabs>
        <w:rPr>
          <w:rFonts w:hint="default" w:ascii="Candara" w:hAnsi="Candara" w:cs="Candara"/>
          <w:b w:val="0"/>
          <w:bCs w:val="0"/>
          <w:sz w:val="21"/>
          <w:szCs w:val="21"/>
          <w:lang w:val="en-US"/>
        </w:rPr>
      </w:pPr>
      <w:r>
        <w:rPr>
          <w:rFonts w:hint="default" w:ascii="Candara" w:hAnsi="Candara" w:cs="Candara"/>
          <w:b w:val="0"/>
          <w:bCs w:val="0"/>
          <w:sz w:val="24"/>
          <w:szCs w:val="24"/>
          <w:lang w:val="en-US"/>
        </w:rPr>
        <w:t>Probation data will be added for the employee as per the rules.</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If HR clicks on update button of any employee, then it will redirect to a screen, where HR can update all employee details.</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If HR clicks on terminate button, employee status will be set to inactive I.e., isActive will be false.</w:t>
      </w:r>
    </w:p>
    <w:p>
      <w:pPr>
        <w:numPr>
          <w:ilvl w:val="0"/>
          <w:numId w:val="0"/>
        </w:numPr>
        <w:tabs>
          <w:tab w:val="left" w:pos="420"/>
        </w:tabs>
        <w:rPr>
          <w:rFonts w:hint="default" w:ascii="Candara" w:hAnsi="Candara" w:cs="Candara"/>
          <w:b w:val="0"/>
          <w:bCs w:val="0"/>
          <w:sz w:val="21"/>
          <w:szCs w:val="21"/>
          <w:lang w:val="en-US"/>
        </w:rPr>
      </w:pPr>
    </w:p>
    <w:p>
      <w:pPr>
        <w:pStyle w:val="3"/>
        <w:bidi w:val="0"/>
        <w:rPr>
          <w:rFonts w:hint="default"/>
          <w:lang w:val="en-US"/>
        </w:rPr>
      </w:pPr>
      <w:bookmarkStart w:id="4" w:name="_Toc19756"/>
      <w:r>
        <w:rPr>
          <w:rFonts w:hint="default"/>
          <w:lang w:val="en-US"/>
        </w:rPr>
        <w:t>Employee login to the portal and add employee onboarding details.</w:t>
      </w:r>
      <w:bookmarkEnd w:id="4"/>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There will be multiple tabs named :</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Basic Details + address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Educational Details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Experience Details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Account Details + uan esic + nominee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Document Uploads</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Once the employee adds all the information, it goes for HR approval. Once the Employee is approved, employeeOnboarded status will be true and onboarding process will get completed and the page will not be visible to employee again. If HR gives any updates then employee will update the details and add again submit for approval. </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the employee click on submit button, preview link with details will be sent to HR via mail and notification.</w:t>
      </w:r>
    </w:p>
    <w:p>
      <w:pPr>
        <w:pStyle w:val="2"/>
        <w:bidi w:val="0"/>
        <w:spacing w:line="240" w:lineRule="auto"/>
        <w:rPr>
          <w:rFonts w:hint="default" w:ascii="Candara" w:hAnsi="Candara" w:cs="Candara"/>
          <w:sz w:val="48"/>
          <w:szCs w:val="48"/>
          <w:lang w:val="en-US"/>
        </w:rPr>
      </w:pPr>
      <w:bookmarkStart w:id="5" w:name="_Toc12997"/>
      <w:bookmarkStart w:id="6" w:name="_Toc15265"/>
      <w:bookmarkStart w:id="7" w:name="_Toc30595"/>
      <w:r>
        <w:rPr>
          <w:rFonts w:hint="default" w:ascii="Candara" w:hAnsi="Candara" w:cs="Candara"/>
          <w:sz w:val="48"/>
          <w:szCs w:val="48"/>
          <w:lang w:val="en-US"/>
        </w:rPr>
        <w:t>Holiday Management System</w:t>
      </w:r>
      <w:bookmarkEnd w:id="5"/>
      <w:bookmarkEnd w:id="6"/>
      <w:bookmarkEnd w:id="7"/>
    </w:p>
    <w:p>
      <w:pPr>
        <w:pStyle w:val="3"/>
        <w:bidi w:val="0"/>
        <w:rPr>
          <w:rFonts w:hint="default"/>
          <w:lang w:val="en-US"/>
        </w:rPr>
      </w:pPr>
      <w:bookmarkStart w:id="8" w:name="_Toc23444"/>
      <w:r>
        <w:rPr>
          <w:rFonts w:hint="default"/>
          <w:lang w:val="en-US"/>
        </w:rPr>
        <w:t>HR Admin clicks on page (Holiday Management)</w:t>
      </w:r>
      <w:bookmarkEnd w:id="8"/>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 that page HR can see the list of all the holidays added of past </w:t>
      </w:r>
      <w:r>
        <w:rPr>
          <w:rFonts w:hint="default" w:ascii="Candara" w:hAnsi="Candara" w:cs="Candara"/>
          <w:b w:val="0"/>
          <w:bCs w:val="0"/>
          <w:sz w:val="28"/>
          <w:szCs w:val="28"/>
          <w:lang w:val="en-US"/>
        </w:rPr>
        <w:t>2</w:t>
      </w:r>
      <w:r>
        <w:rPr>
          <w:rFonts w:hint="default" w:ascii="Candara" w:hAnsi="Candara" w:cs="Candara"/>
          <w:b w:val="0"/>
          <w:bCs w:val="0"/>
          <w:sz w:val="24"/>
          <w:szCs w:val="24"/>
          <w:lang w:val="en-US"/>
        </w:rPr>
        <w:t xml:space="preserve"> years, current year and next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The list will contain the basic details of the holiday with update and delete button. The holiday of current year, past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and future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can only be updated. Same goes for delete as well.  There will be a button on top right to add new holidays. Once HR click on that button, HR will be able to add Holiday details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Holiday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Description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Is Floater</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HR saves the data, the data will be added in the db table named Holiday. Year column will be fetched as per the date selected from frontend.</w:t>
      </w:r>
    </w:p>
    <w:p>
      <w:pPr>
        <w:pStyle w:val="3"/>
        <w:bidi w:val="0"/>
        <w:rPr>
          <w:rFonts w:hint="default"/>
          <w:lang w:val="en-US"/>
        </w:rPr>
      </w:pPr>
      <w:bookmarkStart w:id="9" w:name="_Toc16501"/>
      <w:r>
        <w:rPr>
          <w:rFonts w:hint="default"/>
          <w:lang w:val="en-US"/>
        </w:rPr>
        <w:t>Employee clicks on page (Holidays)</w:t>
      </w:r>
      <w:bookmarkEnd w:id="9"/>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employee can see the list of all the holidays for current year. The list will contain the basic details of the holiday. In the top right corner, all the year’s holiday which were added in the system will come in the dropdown. If the employee select 2023, then employee should be able to see the list of holiday for 2023.</w:t>
      </w:r>
    </w:p>
    <w:p>
      <w:pPr>
        <w:pStyle w:val="2"/>
        <w:bidi w:val="0"/>
        <w:spacing w:line="240" w:lineRule="auto"/>
        <w:rPr>
          <w:rFonts w:hint="default" w:ascii="Candara" w:hAnsi="Candara" w:cs="Candara"/>
          <w:sz w:val="48"/>
          <w:szCs w:val="48"/>
          <w:lang w:val="en-US"/>
        </w:rPr>
      </w:pPr>
      <w:bookmarkStart w:id="10" w:name="_Toc996"/>
      <w:bookmarkStart w:id="11" w:name="_Toc30576"/>
      <w:bookmarkStart w:id="12" w:name="_Toc28563"/>
      <w:r>
        <w:rPr>
          <w:rFonts w:hint="default" w:ascii="Candara" w:hAnsi="Candara" w:cs="Candara"/>
          <w:sz w:val="48"/>
          <w:szCs w:val="48"/>
          <w:lang w:val="en-US"/>
        </w:rPr>
        <w:t>Leave Policy Management For HR</w:t>
      </w:r>
      <w:bookmarkEnd w:id="10"/>
      <w:bookmarkEnd w:id="11"/>
      <w:bookmarkEnd w:id="12"/>
    </w:p>
    <w:p>
      <w:pPr>
        <w:pStyle w:val="3"/>
        <w:bidi w:val="0"/>
        <w:rPr>
          <w:rFonts w:hint="default"/>
          <w:lang w:val="en-US"/>
        </w:rPr>
      </w:pPr>
      <w:bookmarkStart w:id="13" w:name="_Toc1317"/>
      <w:r>
        <w:rPr>
          <w:rFonts w:hint="default"/>
          <w:lang w:val="en-US"/>
        </w:rPr>
        <w:t>HR Admin clicks on page (Leave Policy Management)</w:t>
      </w:r>
      <w:bookmarkEnd w:id="13"/>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 that page HR can see the list of all the Leave policy added of past </w:t>
      </w:r>
      <w:r>
        <w:rPr>
          <w:rFonts w:hint="default" w:ascii="Candara" w:hAnsi="Candara" w:cs="Candara"/>
          <w:b w:val="0"/>
          <w:bCs w:val="0"/>
          <w:sz w:val="28"/>
          <w:szCs w:val="28"/>
          <w:lang w:val="en-US"/>
        </w:rPr>
        <w:t>2</w:t>
      </w:r>
      <w:r>
        <w:rPr>
          <w:rFonts w:hint="default" w:ascii="Candara" w:hAnsi="Candara" w:cs="Candara"/>
          <w:b w:val="0"/>
          <w:bCs w:val="0"/>
          <w:sz w:val="24"/>
          <w:szCs w:val="24"/>
          <w:lang w:val="en-US"/>
        </w:rPr>
        <w:t xml:space="preserve"> years and current year. The list will contain the basic details of the leave policy with update and delete button. The leave policy of current year and past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can only be updated. Same goes for delete as well.  There will be a button on top right to add new Leave policies for current year. Once HR click on that button, HR will be able to add new leave policy details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Select leave type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Accural rate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Description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Year of policy</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Maximum balance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Can be carry forward? (true/false)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Used to calculate carry forward limit? (true/false)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Eligible after no of months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Is continuous? (true/false)</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If the HR select any combination of year and leave type master, there should only be one entry of the combination in the table Leave Policy Master.</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HR saves the data, the data will be added in the db table named Leave Policy Master.</w:t>
      </w:r>
    </w:p>
    <w:p>
      <w:pPr>
        <w:numPr>
          <w:ilvl w:val="0"/>
          <w:numId w:val="0"/>
        </w:numPr>
        <w:tabs>
          <w:tab w:val="left" w:pos="420"/>
        </w:tabs>
        <w:rPr>
          <w:rFonts w:hint="default" w:ascii="Candara" w:hAnsi="Candara" w:cs="Candara"/>
          <w:b w:val="0"/>
          <w:bCs w:val="0"/>
          <w:sz w:val="24"/>
          <w:szCs w:val="24"/>
          <w:lang w:val="en-US"/>
        </w:rPr>
      </w:pPr>
    </w:p>
    <w:p>
      <w:pPr>
        <w:pStyle w:val="3"/>
        <w:bidi w:val="0"/>
        <w:rPr>
          <w:rFonts w:hint="default" w:ascii="Candara" w:hAnsi="Candara" w:cs="Candara"/>
          <w:szCs w:val="28"/>
          <w:lang w:val="en-US"/>
        </w:rPr>
      </w:pPr>
      <w:bookmarkStart w:id="14" w:name="_Toc26396"/>
      <w:r>
        <w:rPr>
          <w:rFonts w:hint="default"/>
          <w:lang w:val="en-US"/>
        </w:rPr>
        <w:t>HR Admin clicks on page (Employee Leaves)</w:t>
      </w:r>
      <w:bookmarkEnd w:id="14"/>
    </w:p>
    <w:p>
      <w:pPr>
        <w:rPr>
          <w:rFonts w:hint="default" w:ascii="Candara" w:hAnsi="Candara" w:cs="Candara"/>
          <w:sz w:val="24"/>
          <w:szCs w:val="24"/>
          <w:lang w:val="en-US"/>
        </w:rPr>
      </w:pPr>
      <w:r>
        <w:rPr>
          <w:rFonts w:hint="default" w:ascii="Candara" w:hAnsi="Candara" w:cs="Candara"/>
          <w:sz w:val="24"/>
          <w:szCs w:val="24"/>
          <w:lang w:val="en-US"/>
        </w:rPr>
        <w:t>Once HR clicks on this page, list of all the leaves applied by all the employees will be listed here. If the leaves are in pending state, then HR will be able to approve, reject or cancel the leaves. If HR approves the leave, then it will go in approved state, if HR rejects the leave, it will go in rejected state and the balance will be added to employee leave balance table. If HR cancels the leave, then it will go in cancelled state and the balance will be added to employee leave balance table.</w:t>
      </w:r>
    </w:p>
    <w:p>
      <w:pPr>
        <w:pStyle w:val="2"/>
        <w:bidi w:val="0"/>
        <w:spacing w:line="240" w:lineRule="auto"/>
        <w:rPr>
          <w:rFonts w:hint="default" w:ascii="Candara" w:hAnsi="Candara" w:cs="Candara"/>
          <w:sz w:val="48"/>
          <w:szCs w:val="48"/>
          <w:lang w:val="en-US"/>
        </w:rPr>
      </w:pPr>
      <w:bookmarkStart w:id="15" w:name="_Toc11010"/>
      <w:bookmarkStart w:id="16" w:name="_Toc30435"/>
      <w:bookmarkStart w:id="17" w:name="_Toc19692"/>
      <w:r>
        <w:rPr>
          <w:rFonts w:hint="default" w:ascii="Candara" w:hAnsi="Candara" w:cs="Candara"/>
          <w:sz w:val="48"/>
          <w:szCs w:val="48"/>
          <w:lang w:val="en-US"/>
        </w:rPr>
        <w:t>Leave Management System For Employee</w:t>
      </w:r>
      <w:bookmarkEnd w:id="15"/>
      <w:bookmarkEnd w:id="16"/>
      <w:bookmarkEnd w:id="17"/>
    </w:p>
    <w:p>
      <w:pPr>
        <w:pStyle w:val="3"/>
        <w:bidi w:val="0"/>
        <w:rPr>
          <w:rFonts w:hint="default"/>
          <w:lang w:val="en-US"/>
        </w:rPr>
      </w:pPr>
      <w:bookmarkStart w:id="18" w:name="_Toc3446"/>
      <w:r>
        <w:rPr>
          <w:rFonts w:hint="default"/>
          <w:lang w:val="en-US"/>
        </w:rPr>
        <w:t>Employee clicks on page (Leave Applications)</w:t>
      </w:r>
      <w:bookmarkEnd w:id="18"/>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Employee can see the list of all the Leaves applied  by him in descending order where newly added leaves comes first. The list will contain the basic details of the leaves applied with View and Cancel Leave button. The basic details in the list will include status of the leave, employee name, leave type, leave type description, leave period (combination of start date and end date), no of days/hours taken and date of request.  Past leaves cannot be cancelled by the employee. There will be a button to apply leave on the top right corner. Once the employee clicks on that button, it will redirect to the screen where the employee can add basic details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 (Auto populated) (If the user is HR Admin then it should be dropdown of all the employees where HR can select employee for which they want to apply leave)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Select Leave type (All the leave types from leave type master, which are mentioned as appear for all and eligible after months is </w:t>
      </w:r>
      <w:r>
        <w:rPr>
          <w:rFonts w:hint="default" w:cs="Candara" w:asciiTheme="minorAscii" w:hAnsiTheme="minorAscii"/>
          <w:b w:val="0"/>
          <w:bCs w:val="0"/>
          <w:sz w:val="24"/>
          <w:szCs w:val="24"/>
          <w:lang w:val="en-US"/>
        </w:rPr>
        <w:t>0</w:t>
      </w:r>
      <w:r>
        <w:rPr>
          <w:rFonts w:hint="default" w:ascii="Candara" w:hAnsi="Candara" w:cs="Candara"/>
          <w:b w:val="0"/>
          <w:bCs w:val="0"/>
          <w:sz w:val="24"/>
          <w:szCs w:val="24"/>
          <w:lang w:val="en-US"/>
        </w:rPr>
        <w:t>, all those leaves which are added in leave type view permit table for that particular employee, all those leaves where appear after months number is fulfilled.)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Start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End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Section for selection of half and full day as per the start and end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Team email ids (comma seperated)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Reason of leave</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 </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Once the employee adds leave in hrms, it goes in pending state and the balance will be deducted from their leave balance. It will appear in the leave list page. Then the HR needs to approve/Reject the leave request. </w:t>
      </w:r>
    </w:p>
    <w:p>
      <w:pPr>
        <w:pStyle w:val="2"/>
        <w:bidi w:val="0"/>
        <w:spacing w:line="240" w:lineRule="auto"/>
        <w:rPr>
          <w:rFonts w:hint="default" w:ascii="Candara" w:hAnsi="Candara"/>
          <w:sz w:val="48"/>
          <w:szCs w:val="48"/>
          <w:lang w:val="en-US"/>
        </w:rPr>
      </w:pPr>
      <w:bookmarkStart w:id="19" w:name="_Toc32369"/>
      <w:bookmarkStart w:id="20" w:name="_Toc819"/>
      <w:bookmarkStart w:id="21" w:name="_Toc8022"/>
      <w:r>
        <w:rPr>
          <w:rFonts w:hint="default" w:ascii="Candara" w:hAnsi="Candara"/>
          <w:sz w:val="48"/>
          <w:szCs w:val="48"/>
          <w:lang w:val="en-US"/>
        </w:rPr>
        <w:t>Birthday/anniversary/new joiner management system</w:t>
      </w:r>
      <w:bookmarkEnd w:id="19"/>
      <w:bookmarkEnd w:id="20"/>
      <w:bookmarkEnd w:id="21"/>
    </w:p>
    <w:p>
      <w:pPr>
        <w:rPr>
          <w:rFonts w:hint="default" w:ascii="Candara" w:hAnsi="Candara"/>
          <w:sz w:val="24"/>
          <w:szCs w:val="24"/>
          <w:lang w:val="en-US"/>
        </w:rPr>
      </w:pPr>
      <w:r>
        <w:rPr>
          <w:rFonts w:hint="default" w:ascii="Candara" w:hAnsi="Candara"/>
          <w:sz w:val="24"/>
          <w:szCs w:val="24"/>
          <w:lang w:val="en-US"/>
        </w:rPr>
        <w:t>One schedular will run everyday, to fetch the birthday and anniversary details of the employee and will notify the HR regarding the same via web and email notification.</w:t>
      </w:r>
    </w:p>
    <w:p>
      <w:pPr>
        <w:pStyle w:val="3"/>
        <w:bidi w:val="0"/>
        <w:rPr>
          <w:rFonts w:hint="default"/>
          <w:lang w:val="en-US"/>
        </w:rPr>
      </w:pPr>
      <w:bookmarkStart w:id="22" w:name="_Toc5134"/>
      <w:r>
        <w:rPr>
          <w:rFonts w:hint="default"/>
          <w:lang w:val="en-US"/>
        </w:rPr>
        <w:t>Employee lands on Dashboard page</w:t>
      </w:r>
      <w:bookmarkEnd w:id="22"/>
    </w:p>
    <w:p>
      <w:pPr>
        <w:pStyle w:val="3"/>
        <w:bidi w:val="0"/>
        <w:rPr>
          <w:rFonts w:hint="default"/>
          <w:lang w:val="en-US"/>
        </w:rPr>
      </w:pPr>
      <w:bookmarkStart w:id="23" w:name="_Toc28663"/>
      <w:r>
        <w:rPr>
          <w:rFonts w:hint="default"/>
          <w:lang w:val="en-US"/>
        </w:rPr>
        <w:t>Birthday Portlet</w:t>
      </w:r>
      <w:bookmarkEnd w:id="23"/>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Employee can see Employee birthday list for today. There will be a button named send wishes. All the employee can wish that employee for birthday. When any employee clicks on send wished button, it will open a popup with following mentioned: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 (Auto populated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 Type (Auto selected as Birthday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Subject </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Wishes (HTML Editor)</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the employee clicks on send wishes, it will send an email with the subject and the wishes to the employee whose birthday is there. It will also store the wishes in Employee Wish table.</w:t>
      </w:r>
    </w:p>
    <w:p>
      <w:pPr>
        <w:numPr>
          <w:ilvl w:val="0"/>
          <w:numId w:val="0"/>
        </w:numPr>
        <w:tabs>
          <w:tab w:val="left" w:pos="420"/>
        </w:tabs>
        <w:rPr>
          <w:rFonts w:hint="default" w:ascii="Candara" w:hAnsi="Candara" w:cs="Candara"/>
          <w:b w:val="0"/>
          <w:bCs w:val="0"/>
          <w:sz w:val="24"/>
          <w:szCs w:val="24"/>
          <w:lang w:val="en-US"/>
        </w:rPr>
      </w:pPr>
    </w:p>
    <w:p>
      <w:pPr>
        <w:pStyle w:val="3"/>
        <w:bidi w:val="0"/>
        <w:rPr>
          <w:rFonts w:hint="default"/>
          <w:b/>
          <w:bCs/>
          <w:lang w:val="en-US"/>
        </w:rPr>
      </w:pPr>
      <w:bookmarkStart w:id="24" w:name="_Toc17081"/>
      <w:r>
        <w:rPr>
          <w:rFonts w:hint="default"/>
          <w:lang w:val="en-US"/>
        </w:rPr>
        <w:t>Anniversary Portlet</w:t>
      </w:r>
      <w:bookmarkEnd w:id="24"/>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Employee can see Employee Anniversary list for today. There will be a button named send wishes. All the employee can wish that employee for their anniversary. When any employee clicks on send wished button, it will open a popup with following mentioned: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 (Auto populated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 Type (Auto selected as Anniversary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Subject </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Wishes (HTML Editor)</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the employee clicks on send wishes, it will send an email with the subject and the wishes to the employee whose anniversary is there. It will also store the wishes in Employee Wish table.</w:t>
      </w:r>
    </w:p>
    <w:p>
      <w:pPr>
        <w:numPr>
          <w:ilvl w:val="0"/>
          <w:numId w:val="0"/>
        </w:numPr>
        <w:tabs>
          <w:tab w:val="left" w:pos="420"/>
        </w:tabs>
        <w:rPr>
          <w:rFonts w:hint="default" w:ascii="Candara" w:hAnsi="Candara" w:cs="Candara"/>
          <w:b w:val="0"/>
          <w:bCs w:val="0"/>
          <w:sz w:val="24"/>
          <w:szCs w:val="24"/>
          <w:lang w:val="en-US"/>
        </w:rPr>
      </w:pPr>
    </w:p>
    <w:p>
      <w:pPr>
        <w:pStyle w:val="3"/>
        <w:bidi w:val="0"/>
        <w:rPr>
          <w:rFonts w:hint="default"/>
          <w:lang w:val="en-US"/>
        </w:rPr>
      </w:pPr>
      <w:bookmarkStart w:id="25" w:name="_Toc8493"/>
      <w:r>
        <w:rPr>
          <w:rFonts w:hint="default"/>
          <w:lang w:val="en-US"/>
        </w:rPr>
        <w:t>New Joiner Portlet</w:t>
      </w:r>
      <w:bookmarkEnd w:id="25"/>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 that page Employee can see new joiner’s list of past </w:t>
      </w:r>
      <w:r>
        <w:rPr>
          <w:rFonts w:hint="default" w:ascii="Times New Roman" w:hAnsi="Times New Roman" w:cs="Times New Roman"/>
          <w:b w:val="0"/>
          <w:bCs w:val="0"/>
          <w:sz w:val="24"/>
          <w:szCs w:val="24"/>
          <w:lang w:val="en-US"/>
        </w:rPr>
        <w:t>15</w:t>
      </w:r>
      <w:r>
        <w:rPr>
          <w:rFonts w:hint="default" w:ascii="Candara" w:hAnsi="Candara" w:cs="Candara"/>
          <w:b w:val="0"/>
          <w:bCs w:val="0"/>
          <w:sz w:val="24"/>
          <w:szCs w:val="24"/>
          <w:lang w:val="en-US"/>
        </w:rPr>
        <w:t xml:space="preserve"> days including today. There will be a button named send wishes. All the employee can wish that employee for welcoming to the company. When any employee clicks on send wished button, it will open a popup with following mentioned: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 (Auto populated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 Type (Auto selected as New Joinee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Subject </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Wishes (HTML Editor)</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the employee clicks on send wishes, it will send an email with the subject and the wishes to the employee who has joined recently. It will also store the wishes in Employee Wish table.</w:t>
      </w:r>
    </w:p>
    <w:p>
      <w:pPr>
        <w:pStyle w:val="2"/>
        <w:bidi w:val="0"/>
        <w:spacing w:line="240" w:lineRule="auto"/>
        <w:rPr>
          <w:rFonts w:hint="default" w:ascii="Candara" w:hAnsi="Candara" w:cs="Candara"/>
          <w:sz w:val="48"/>
          <w:szCs w:val="48"/>
          <w:lang w:val="en-US"/>
        </w:rPr>
      </w:pPr>
      <w:bookmarkStart w:id="26" w:name="_Toc23042"/>
      <w:bookmarkStart w:id="27" w:name="_Toc8980"/>
      <w:bookmarkStart w:id="28" w:name="_Toc16033"/>
      <w:r>
        <w:rPr>
          <w:rFonts w:hint="default" w:ascii="Candara" w:hAnsi="Candara"/>
          <w:sz w:val="48"/>
          <w:szCs w:val="48"/>
          <w:lang w:val="en-US"/>
        </w:rPr>
        <w:t>Policy/process Management system For HR</w:t>
      </w:r>
      <w:bookmarkEnd w:id="26"/>
      <w:bookmarkEnd w:id="27"/>
      <w:bookmarkEnd w:id="28"/>
    </w:p>
    <w:p>
      <w:pPr>
        <w:pStyle w:val="3"/>
        <w:bidi w:val="0"/>
        <w:rPr>
          <w:rFonts w:hint="default"/>
          <w:lang w:val="en-US"/>
        </w:rPr>
      </w:pPr>
      <w:bookmarkStart w:id="29" w:name="_Toc8519"/>
      <w:r>
        <w:rPr>
          <w:rFonts w:hint="default"/>
          <w:lang w:val="en-US"/>
        </w:rPr>
        <w:t>HR Admin clicks on page (Policy/Process Management)</w:t>
      </w:r>
      <w:bookmarkEnd w:id="29"/>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 that page HR can see the list of all the Policies added of past </w:t>
      </w:r>
      <w:r>
        <w:rPr>
          <w:rFonts w:hint="default" w:ascii="Candara" w:hAnsi="Candara" w:cs="Candara"/>
          <w:b w:val="0"/>
          <w:bCs w:val="0"/>
          <w:sz w:val="28"/>
          <w:szCs w:val="28"/>
          <w:lang w:val="en-US"/>
        </w:rPr>
        <w:t>2</w:t>
      </w:r>
      <w:r>
        <w:rPr>
          <w:rFonts w:hint="default" w:ascii="Candara" w:hAnsi="Candara" w:cs="Candara"/>
          <w:b w:val="0"/>
          <w:bCs w:val="0"/>
          <w:sz w:val="24"/>
          <w:szCs w:val="24"/>
          <w:lang w:val="en-US"/>
        </w:rPr>
        <w:t xml:space="preserve"> years, current year and next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The list will contain the basic details of the policy with update and delete button. The policy of current year, past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and future </w:t>
      </w:r>
      <w:r>
        <w:rPr>
          <w:rFonts w:hint="default" w:ascii="Candara" w:hAnsi="Candara" w:cs="Candara"/>
          <w:b w:val="0"/>
          <w:bCs w:val="0"/>
          <w:sz w:val="28"/>
          <w:szCs w:val="28"/>
          <w:lang w:val="en-US"/>
        </w:rPr>
        <w:t>1</w:t>
      </w:r>
      <w:r>
        <w:rPr>
          <w:rFonts w:hint="default" w:ascii="Candara" w:hAnsi="Candara" w:cs="Candara"/>
          <w:b w:val="0"/>
          <w:bCs w:val="0"/>
          <w:sz w:val="24"/>
          <w:szCs w:val="24"/>
          <w:lang w:val="en-US"/>
        </w:rPr>
        <w:t xml:space="preserve"> year can only be updated. Same goes for delete as well.  There will be a button on top right to add new Policy. Once HR click on that button, HR will be able to add Policy details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Policy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Select Policy Type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Policy document upload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Description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Applicable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Applicable to Roles (Multi Select roles for which this policy is applicable)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Status (Active/inActive)</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Once HR saves the data, the data will be added in the db table named Policy. Year column will be fetched as per the date selected from frontend.</w:t>
      </w:r>
    </w:p>
    <w:p>
      <w:pPr>
        <w:numPr>
          <w:ilvl w:val="0"/>
          <w:numId w:val="0"/>
        </w:numPr>
        <w:tabs>
          <w:tab w:val="left" w:pos="420"/>
        </w:tabs>
        <w:rPr>
          <w:rFonts w:hint="default" w:ascii="Candara" w:hAnsi="Candara" w:cs="Candara"/>
          <w:b w:val="0"/>
          <w:bCs w:val="0"/>
          <w:sz w:val="24"/>
          <w:szCs w:val="24"/>
          <w:lang w:val="en-US"/>
        </w:rPr>
      </w:pPr>
    </w:p>
    <w:p>
      <w:pPr>
        <w:pStyle w:val="2"/>
        <w:bidi w:val="0"/>
        <w:spacing w:line="240" w:lineRule="auto"/>
        <w:rPr>
          <w:rFonts w:hint="default" w:ascii="Candara" w:hAnsi="Candara" w:cs="Candara"/>
          <w:sz w:val="48"/>
          <w:szCs w:val="48"/>
          <w:lang w:val="en-US"/>
        </w:rPr>
      </w:pPr>
      <w:bookmarkStart w:id="30" w:name="_Toc32709"/>
      <w:bookmarkStart w:id="31" w:name="_Toc9463"/>
      <w:bookmarkStart w:id="32" w:name="_Toc18410"/>
      <w:r>
        <w:rPr>
          <w:rFonts w:hint="default" w:ascii="Candara" w:hAnsi="Candara"/>
          <w:sz w:val="48"/>
          <w:szCs w:val="48"/>
          <w:lang w:val="en-US"/>
        </w:rPr>
        <w:t>Policy/process Management system For Employee</w:t>
      </w:r>
      <w:bookmarkEnd w:id="30"/>
      <w:bookmarkEnd w:id="31"/>
      <w:bookmarkEnd w:id="32"/>
    </w:p>
    <w:p>
      <w:pPr>
        <w:pStyle w:val="3"/>
        <w:bidi w:val="0"/>
        <w:rPr>
          <w:rFonts w:hint="default"/>
          <w:lang w:val="en-US"/>
        </w:rPr>
      </w:pPr>
      <w:bookmarkStart w:id="33" w:name="_Toc10619"/>
      <w:r>
        <w:rPr>
          <w:rFonts w:hint="default"/>
          <w:lang w:val="en-US"/>
        </w:rPr>
        <w:t>Employee clicks on page (Policy/Process Management)</w:t>
      </w:r>
      <w:bookmarkEnd w:id="33"/>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Once the employee clicks on Policy/Process management, they can see all the policy types which are added in the system with download option of current year policy. </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If the user is HR Admin, then user will be able to see all the policy type with year option to select to download the policy.</w:t>
      </w:r>
    </w:p>
    <w:p>
      <w:pPr>
        <w:numPr>
          <w:ilvl w:val="0"/>
          <w:numId w:val="0"/>
        </w:numPr>
        <w:tabs>
          <w:tab w:val="left" w:pos="420"/>
        </w:tabs>
        <w:rPr>
          <w:rFonts w:hint="default" w:ascii="Candara" w:hAnsi="Candara" w:cs="Candara"/>
          <w:b w:val="0"/>
          <w:bCs w:val="0"/>
          <w:sz w:val="24"/>
          <w:szCs w:val="24"/>
          <w:lang w:val="en-US"/>
        </w:rPr>
      </w:pPr>
    </w:p>
    <w:p>
      <w:pPr>
        <w:numPr>
          <w:ilvl w:val="0"/>
          <w:numId w:val="0"/>
        </w:numPr>
        <w:tabs>
          <w:tab w:val="left" w:pos="420"/>
        </w:tabs>
        <w:rPr>
          <w:rFonts w:hint="default" w:ascii="Candara" w:hAnsi="Candara" w:cs="Candara"/>
          <w:b w:val="0"/>
          <w:bCs w:val="0"/>
          <w:sz w:val="24"/>
          <w:szCs w:val="24"/>
          <w:lang w:val="en-US"/>
        </w:rPr>
      </w:pPr>
    </w:p>
    <w:p>
      <w:pPr>
        <w:pStyle w:val="2"/>
        <w:bidi w:val="0"/>
        <w:spacing w:line="240" w:lineRule="auto"/>
        <w:rPr>
          <w:rFonts w:hint="default" w:ascii="Candara" w:hAnsi="Candara" w:cs="Candara"/>
          <w:sz w:val="48"/>
          <w:szCs w:val="48"/>
          <w:lang w:val="en-US"/>
        </w:rPr>
      </w:pPr>
      <w:bookmarkStart w:id="34" w:name="_Toc6344"/>
      <w:bookmarkStart w:id="35" w:name="_Toc19805"/>
      <w:bookmarkStart w:id="36" w:name="_Toc30577"/>
      <w:r>
        <w:rPr>
          <w:rFonts w:hint="default" w:ascii="Candara" w:hAnsi="Candara"/>
          <w:sz w:val="48"/>
          <w:szCs w:val="48"/>
          <w:lang w:val="en-US"/>
        </w:rPr>
        <w:t>Employee Directory</w:t>
      </w:r>
      <w:bookmarkEnd w:id="34"/>
      <w:bookmarkEnd w:id="35"/>
      <w:bookmarkEnd w:id="36"/>
    </w:p>
    <w:p>
      <w:pPr>
        <w:pStyle w:val="3"/>
        <w:bidi w:val="0"/>
        <w:rPr>
          <w:rFonts w:hint="default"/>
          <w:lang w:val="en-US"/>
        </w:rPr>
      </w:pPr>
      <w:bookmarkStart w:id="37" w:name="_Toc4495"/>
      <w:r>
        <w:rPr>
          <w:rFonts w:hint="default"/>
          <w:lang w:val="en-US"/>
        </w:rPr>
        <w:t>Employee clicks on page (Employee Directory)</w:t>
      </w:r>
      <w:bookmarkEnd w:id="37"/>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Employee can see list of all the employees. There will be search option for the employee where employee can search name and the list will be filtered accordingly. There will be filter option, where employee can search by designation and department. There will be dropdown for designation and department where all the designations and departments which are added in the master table will be there. And a filter button will be there by which employee can filter the data as per designation and departments. Once the employee clicks on the filter button, the list will be fetched as pee that. Only the employee with probationStatusId as the id of terminated employee should not be visible. Employee details will be showned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Official Email</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Mobile Number</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Date Of Birth</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Designation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Department</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Skype Id</w:t>
      </w:r>
    </w:p>
    <w:p>
      <w:pPr>
        <w:numPr>
          <w:ilvl w:val="0"/>
          <w:numId w:val="0"/>
        </w:numPr>
        <w:tabs>
          <w:tab w:val="left" w:pos="420"/>
        </w:tabs>
        <w:rPr>
          <w:rFonts w:hint="default" w:ascii="Candara" w:hAnsi="Candara" w:cs="Candara"/>
          <w:b w:val="0"/>
          <w:bCs w:val="0"/>
          <w:sz w:val="24"/>
          <w:szCs w:val="24"/>
          <w:lang w:val="en-US"/>
        </w:rPr>
      </w:pPr>
      <w:r>
        <w:rPr>
          <w:rFonts w:hint="default" w:ascii="Candara" w:hAnsi="Candara" w:cs="Candara"/>
          <w:b w:val="0"/>
          <w:bCs w:val="0"/>
          <w:sz w:val="24"/>
          <w:szCs w:val="24"/>
          <w:lang w:val="en-US"/>
        </w:rPr>
        <w:t>If the logged in user is HR Admin, then HR admin will have details button, where HR admin can view all the details of the employee with tabular structure.</w:t>
      </w:r>
    </w:p>
    <w:p>
      <w:pPr>
        <w:numPr>
          <w:ilvl w:val="0"/>
          <w:numId w:val="0"/>
        </w:numPr>
        <w:tabs>
          <w:tab w:val="left" w:pos="420"/>
        </w:tabs>
        <w:rPr>
          <w:rFonts w:hint="default" w:ascii="Candara" w:hAnsi="Candara" w:cs="Candara"/>
          <w:b w:val="0"/>
          <w:bCs w:val="0"/>
          <w:sz w:val="24"/>
          <w:szCs w:val="24"/>
          <w:lang w:val="en-US"/>
        </w:rPr>
      </w:pPr>
    </w:p>
    <w:p>
      <w:pPr>
        <w:pStyle w:val="2"/>
        <w:bidi w:val="0"/>
        <w:spacing w:line="240" w:lineRule="auto"/>
        <w:rPr>
          <w:rFonts w:hint="default" w:ascii="Candara" w:hAnsi="Candara"/>
          <w:sz w:val="48"/>
          <w:szCs w:val="48"/>
          <w:lang w:val="en-US"/>
        </w:rPr>
      </w:pPr>
      <w:bookmarkStart w:id="38" w:name="_Toc24210"/>
      <w:bookmarkStart w:id="39" w:name="_Toc2852"/>
      <w:bookmarkStart w:id="40" w:name="_Toc2505"/>
      <w:r>
        <w:rPr>
          <w:rFonts w:hint="default" w:ascii="Candara" w:hAnsi="Candara"/>
          <w:sz w:val="48"/>
          <w:szCs w:val="48"/>
          <w:lang w:val="en-US"/>
        </w:rPr>
        <w:t>Appraisal reminder for HR Admin</w:t>
      </w:r>
      <w:bookmarkEnd w:id="38"/>
      <w:bookmarkEnd w:id="39"/>
      <w:bookmarkEnd w:id="40"/>
    </w:p>
    <w:p>
      <w:pPr>
        <w:rPr>
          <w:rFonts w:hint="default" w:ascii="Candara" w:hAnsi="Candara"/>
          <w:sz w:val="24"/>
          <w:szCs w:val="24"/>
          <w:lang w:val="en-US"/>
        </w:rPr>
      </w:pPr>
      <w:r>
        <w:rPr>
          <w:rFonts w:hint="default" w:ascii="Candara" w:hAnsi="Candara"/>
          <w:sz w:val="24"/>
          <w:szCs w:val="24"/>
          <w:lang w:val="en-US"/>
        </w:rPr>
        <w:t xml:space="preserve">One schedular will run </w:t>
      </w:r>
      <w:r>
        <w:rPr>
          <w:rFonts w:hint="default" w:ascii="Times New Roman" w:hAnsi="Times New Roman" w:cs="Times New Roman"/>
          <w:sz w:val="24"/>
          <w:szCs w:val="24"/>
          <w:lang w:val="en-US"/>
        </w:rPr>
        <w:t>1</w:t>
      </w:r>
      <w:r>
        <w:rPr>
          <w:rFonts w:hint="default" w:ascii="Candara" w:hAnsi="Candara"/>
          <w:sz w:val="24"/>
          <w:szCs w:val="24"/>
          <w:vertAlign w:val="superscript"/>
          <w:lang w:val="en-US"/>
        </w:rPr>
        <w:t>st</w:t>
      </w:r>
      <w:r>
        <w:rPr>
          <w:rFonts w:hint="default" w:ascii="Candara" w:hAnsi="Candara"/>
          <w:sz w:val="24"/>
          <w:szCs w:val="24"/>
          <w:lang w:val="en-US"/>
        </w:rPr>
        <w:t xml:space="preserve"> of each month, to fetch the appriasal details of the employee in current month and will notify the HR regarding the same via web and email notification. Also it will add these details in AppraisalReminder table. It will also add one entry in AppraisalProcess table where all the columns default value will be false and status as pending.</w:t>
      </w:r>
    </w:p>
    <w:p>
      <w:pPr>
        <w:pStyle w:val="3"/>
        <w:bidi w:val="0"/>
        <w:rPr>
          <w:rFonts w:hint="default"/>
          <w:lang w:val="en-US"/>
        </w:rPr>
      </w:pPr>
      <w:bookmarkStart w:id="41" w:name="_Toc2780"/>
      <w:r>
        <w:rPr>
          <w:rFonts w:hint="default"/>
          <w:lang w:val="en-US"/>
        </w:rPr>
        <w:t>HR Admin lands on Dashboard page</w:t>
      </w:r>
      <w:bookmarkEnd w:id="41"/>
    </w:p>
    <w:p>
      <w:pPr>
        <w:pStyle w:val="3"/>
        <w:bidi w:val="0"/>
        <w:rPr>
          <w:rFonts w:hint="default"/>
          <w:lang w:val="en-US"/>
        </w:rPr>
      </w:pPr>
      <w:bookmarkStart w:id="42" w:name="_Toc15807"/>
      <w:r>
        <w:rPr>
          <w:rFonts w:hint="default"/>
          <w:lang w:val="en-US"/>
        </w:rPr>
        <w:t>Upcoming Appraisals Portlet</w:t>
      </w:r>
      <w:bookmarkEnd w:id="42"/>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 xml:space="preserve">On that page HR Admin can see Employee’s appraisal’s list for current month. The list will have employee name, status of appraisal and appraisal date. There will be a button named Manage Appraisals in top right corner. Once the HR clicks on that button, it will redirect to Manage </w:t>
      </w:r>
      <w:r>
        <w:rPr>
          <w:rFonts w:hint="default" w:ascii="Candara" w:hAnsi="Candara"/>
          <w:b w:val="0"/>
          <w:bCs w:val="0"/>
          <w:sz w:val="24"/>
          <w:szCs w:val="24"/>
          <w:lang w:val="en-US"/>
        </w:rPr>
        <w:t>Appraisal page</w:t>
      </w:r>
      <w:r>
        <w:rPr>
          <w:rFonts w:hint="default" w:ascii="Candara" w:hAnsi="Candara" w:cs="Candara"/>
          <w:b w:val="0"/>
          <w:bCs w:val="0"/>
          <w:sz w:val="24"/>
          <w:szCs w:val="24"/>
          <w:lang w:val="en-US"/>
        </w:rPr>
        <w:t>.</w:t>
      </w:r>
    </w:p>
    <w:p>
      <w:pPr>
        <w:rPr>
          <w:rFonts w:hint="default" w:ascii="Candara" w:hAnsi="Candara"/>
          <w:b w:val="0"/>
          <w:bCs w:val="0"/>
          <w:sz w:val="24"/>
          <w:szCs w:val="24"/>
          <w:lang w:val="en-US"/>
        </w:rPr>
      </w:pPr>
    </w:p>
    <w:p>
      <w:pPr>
        <w:rPr>
          <w:rFonts w:hint="default" w:ascii="Candara" w:hAnsi="Candara"/>
          <w:b w:val="0"/>
          <w:bCs w:val="0"/>
          <w:sz w:val="24"/>
          <w:szCs w:val="24"/>
          <w:lang w:val="en-US"/>
        </w:rPr>
      </w:pPr>
      <w:r>
        <w:rPr>
          <w:rFonts w:hint="default" w:ascii="Candara" w:hAnsi="Candara"/>
          <w:b w:val="0"/>
          <w:bCs w:val="0"/>
          <w:sz w:val="24"/>
          <w:szCs w:val="24"/>
          <w:lang w:val="en-US"/>
        </w:rPr>
        <w:t>Once the HR lands to Manage Appraisal Page it will contain list of all the employees whose appraisals falls on current month. The basic details of the employee will be shown to HR Admin as mentioned below:</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Designation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Department</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Years Completed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Appraisal Date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Status</w:t>
      </w:r>
    </w:p>
    <w:p>
      <w:pPr>
        <w:rPr>
          <w:rFonts w:hint="default" w:ascii="Candara" w:hAnsi="Candara"/>
          <w:b w:val="0"/>
          <w:bCs w:val="0"/>
          <w:sz w:val="24"/>
          <w:szCs w:val="24"/>
          <w:lang w:val="en-US"/>
        </w:rPr>
      </w:pPr>
    </w:p>
    <w:p>
      <w:pPr>
        <w:keepNext w:val="0"/>
        <w:keepLines w:val="0"/>
        <w:widowControl/>
        <w:suppressLineNumbers w:val="0"/>
        <w:spacing w:before="0" w:beforeAutospacing="0" w:after="0" w:afterAutospacing="0"/>
        <w:ind w:left="0" w:right="0"/>
        <w:jc w:val="left"/>
      </w:pPr>
      <w:r>
        <w:rPr>
          <w:rFonts w:hint="default" w:ascii="Candara" w:hAnsi="Candara"/>
          <w:b w:val="0"/>
          <w:bCs w:val="0"/>
          <w:sz w:val="24"/>
          <w:szCs w:val="24"/>
          <w:lang w:val="en-US"/>
        </w:rPr>
        <w:t xml:space="preserve">There will be actions defined as per the status of the appraisal. First step will be to send self evaluation form to the employee. There will be a button named send self evaluation form. On click of that button there will be a popup to select the final date of submission for evaluation form. On saving, that date will be added in the table AppraisalEvaluationFormStatus table and isSelfEvalutionFormSent column will be true in AppraisalProcess table. The form will be sent through email to the person whose appraisal is in process. With mail, there will be link to upload the self evaluation form. Once the employee clicks on the link and uploads the self evaluation form, the column isSelfEvalutionFormFilled will be set to true in table AppraisalProcess. If the self evaluation form is not submitted by the employee within the give date, it will send reminder to HR before 1 day. Once the self evaluation form is sent, there will be 2 actions, send to peer, skip peer. If HR clicks on send to peer, it open a popup with selection of employees as peers and submission date. Once HR clicks on save, that date will be added in the table AppraisalEvaluationFormStatus table, also it will update the status of arePeerEvaluationFormSent status to true in AppraisalProcess table. The form will be sent through email to the peer. With mail, there will be link to upload the peer evaluation form. Once the employee clicks on the link and uploads the peer evaluation form, and if all the peer have uploaded the peer evaluation form the column arePeerEvaluationFormFilled will be set to true in table AppraisalProcess. If the peer evaluation form is not submitted by the employee within the give date, it will send reminder to HR before 1 day. If HR clicks on skip peer the status of arePeerEvaluationFormSent and arePeerEvaluationFormFilled column in table AppraisalProcess table will be set to true. Once the arePeerEvaluationFormSent column will be true there will be other 2 actions, send to manager, skip manager.  If HR clicks on send to manager, it open a popup with selection of employees as manager and submission date. Once HR clicks on save, that date will be added in the table AppraisalEvaluationFormStatus table, also it will update the status of isManagementFormSent status to true in AppraisalProcess table. </w:t>
      </w:r>
      <w:r>
        <w:rPr>
          <w:rFonts w:hint="default" w:ascii="Candara" w:hAnsi="Candara" w:eastAsia="SimSun" w:cs="Times New Roman"/>
          <w:b w:val="0"/>
          <w:bCs w:val="0"/>
          <w:kern w:val="0"/>
          <w:sz w:val="24"/>
          <w:szCs w:val="24"/>
          <w:lang w:val="en-US" w:eastAsia="zh-CN" w:bidi="ar"/>
        </w:rPr>
        <w:t xml:space="preserve">The form will be sent through email to the manager. With mail, there will be link to upload the manager evaluation form. Once the manager clicks on the link and uploads the manager evaluation form, the column </w:t>
      </w:r>
      <w:r>
        <w:rPr>
          <w:rFonts w:hint="default" w:ascii="Candara" w:hAnsi="Candara" w:eastAsia="SimSun"/>
          <w:b w:val="0"/>
          <w:bCs w:val="0"/>
          <w:kern w:val="0"/>
          <w:sz w:val="24"/>
          <w:szCs w:val="24"/>
          <w:lang w:val="en-US" w:eastAsia="zh-CN"/>
        </w:rPr>
        <w:t xml:space="preserve">isManagementFormFilled </w:t>
      </w:r>
      <w:r>
        <w:rPr>
          <w:rFonts w:hint="default" w:ascii="Candara" w:hAnsi="Candara" w:eastAsia="SimSun" w:cs="Times New Roman"/>
          <w:b w:val="0"/>
          <w:bCs w:val="0"/>
          <w:kern w:val="0"/>
          <w:sz w:val="24"/>
          <w:szCs w:val="24"/>
          <w:lang w:val="en-US" w:eastAsia="zh-CN" w:bidi="ar"/>
        </w:rPr>
        <w:t>will be set to true in table AppraisalProcess. If the manager evaluation form is not submitted by the manager within the given date, it will send reminder to HR before 1 day.</w:t>
      </w:r>
    </w:p>
    <w:p>
      <w:pPr>
        <w:rPr>
          <w:rFonts w:hint="default" w:ascii="Candara" w:hAnsi="Candara" w:cs="Candara"/>
          <w:b w:val="0"/>
          <w:bCs w:val="0"/>
          <w:sz w:val="24"/>
          <w:szCs w:val="24"/>
          <w:lang w:val="en-US"/>
        </w:rPr>
      </w:pPr>
      <w:r>
        <w:rPr>
          <w:rFonts w:hint="default" w:ascii="Candara" w:hAnsi="Candara"/>
          <w:b w:val="0"/>
          <w:bCs w:val="0"/>
          <w:sz w:val="24"/>
          <w:szCs w:val="24"/>
          <w:lang w:val="en-US"/>
        </w:rPr>
        <w:t xml:space="preserve"> If HR clicks on skip manager the status of isManagementFormSent and isManagementFormFilled column in table AppraisalProcess table will be set to true. Once all these process are done, there will be 1 action, schedule meeting. Once Hr clicks on schedule meeting, a popup will be opened to select the date and time of the meeting and the attendees who will be attending the meeting. Once the HR selects the date and time of the meeting, it will save in table AppraisalMeeting and AppraisalMeetingInvitees. There will be 2 actions, update meeting and Update CTC and Designation. On click of update meeting HR can update the meeting details. On click of Update CTC and Designation, </w:t>
      </w:r>
      <w:r>
        <w:rPr>
          <w:rFonts w:hint="default" w:ascii="Candara" w:hAnsi="Candara" w:cs="Candara"/>
          <w:b w:val="0"/>
          <w:bCs w:val="0"/>
          <w:sz w:val="24"/>
          <w:szCs w:val="24"/>
          <w:lang w:val="en-US"/>
        </w:rPr>
        <w:t>it will open a popup with following mentioned fields: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 name (Auto populated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Current designation (Auto populated and disabled)</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Updated Designation (dropdown of the designations)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Update Gross salary CTC PM</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Updated Gross salary CTC PA</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Document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Upload document</w:t>
      </w:r>
    </w:p>
    <w:p>
      <w:pPr>
        <w:numPr>
          <w:ilvl w:val="0"/>
          <w:numId w:val="0"/>
        </w:numPr>
        <w:ind w:leftChars="0"/>
        <w:rPr>
          <w:rFonts w:hint="default" w:ascii="Candara" w:hAnsi="Candara" w:cs="Candara"/>
          <w:b w:val="0"/>
          <w:bCs w:val="0"/>
          <w:sz w:val="24"/>
          <w:szCs w:val="24"/>
          <w:lang w:val="en-US"/>
        </w:rPr>
      </w:pPr>
    </w:p>
    <w:p>
      <w:pPr>
        <w:rPr>
          <w:rFonts w:hint="default" w:ascii="Candara" w:hAnsi="Candara"/>
          <w:b w:val="0"/>
          <w:bCs w:val="0"/>
          <w:sz w:val="24"/>
          <w:szCs w:val="24"/>
          <w:lang w:val="en-US"/>
        </w:rPr>
      </w:pPr>
      <w:r>
        <w:rPr>
          <w:rFonts w:hint="default" w:ascii="Candara" w:hAnsi="Candara" w:cs="Candara"/>
          <w:b w:val="0"/>
          <w:bCs w:val="0"/>
          <w:sz w:val="24"/>
          <w:szCs w:val="24"/>
          <w:lang w:val="en-US"/>
        </w:rPr>
        <w:t xml:space="preserve">Once the HR clicks on save button, these details will be updated in the DB in EmployeeSalary and EmployeeDesignation and AppraisalHistory table. This doc will be sent with email and also it will be stored in table </w:t>
      </w:r>
      <w:r>
        <w:rPr>
          <w:rFonts w:hint="default" w:ascii="Candara" w:hAnsi="Candara"/>
          <w:b w:val="0"/>
          <w:bCs w:val="0"/>
          <w:sz w:val="24"/>
          <w:szCs w:val="24"/>
          <w:lang w:val="en-US"/>
        </w:rPr>
        <w:t>EmployeeDocument table with document type as Other and with document name. Once this action is done, the appraisal process will be marked as completed.</w:t>
      </w:r>
    </w:p>
    <w:p>
      <w:pPr>
        <w:pStyle w:val="2"/>
        <w:bidi w:val="0"/>
        <w:spacing w:line="240" w:lineRule="auto"/>
        <w:rPr>
          <w:rFonts w:hint="default" w:ascii="Candara" w:hAnsi="Candara"/>
          <w:sz w:val="48"/>
          <w:szCs w:val="48"/>
          <w:lang w:val="en-US"/>
        </w:rPr>
      </w:pPr>
      <w:bookmarkStart w:id="43" w:name="_Toc32602"/>
      <w:bookmarkStart w:id="44" w:name="_Toc26789"/>
      <w:bookmarkStart w:id="45" w:name="_Toc114"/>
      <w:r>
        <w:rPr>
          <w:rFonts w:hint="default" w:ascii="Candara" w:hAnsi="Candara"/>
          <w:sz w:val="48"/>
          <w:szCs w:val="48"/>
          <w:lang w:val="en-US"/>
        </w:rPr>
        <w:t>Task Tracker</w:t>
      </w:r>
      <w:bookmarkEnd w:id="43"/>
      <w:bookmarkEnd w:id="44"/>
      <w:bookmarkEnd w:id="45"/>
    </w:p>
    <w:p>
      <w:pPr>
        <w:pStyle w:val="3"/>
        <w:bidi w:val="0"/>
        <w:rPr>
          <w:rFonts w:hint="default"/>
          <w:lang w:val="en-US"/>
        </w:rPr>
      </w:pPr>
      <w:bookmarkStart w:id="46" w:name="_Toc20531"/>
      <w:r>
        <w:rPr>
          <w:rFonts w:hint="default"/>
          <w:lang w:val="en-US"/>
        </w:rPr>
        <w:t>Project Portlet</w:t>
      </w:r>
      <w:bookmarkEnd w:id="46"/>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Manager can see the list of projects which manager has created or manager is part of that project as employee. There will be a button to Add Project. Once the manager clicks on the button, it will redirect to a screen with below mentioned fields: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Project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Description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Is Billable (yes/no)</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Employees (Select all the employees assigned in the project)</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Start Date</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On saving the data project will be created and the entry will be added in the table Project, ProjectHistory and ProjectEmployeeDetails. Employees will receive web and email notification that they are added in this project.</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All the projects which are created by the manager will be added with basic details of the project on the screen. The division will be clickable. There will be 2 buttons in each div named Details and delete.</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Once the manager clicks on delete project, the project will be deleted with all the task added in that project. Once the manager clicks on details page, all the details of the project should be visible to them.</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If employee logs in, and goes to project portlet, the employee can see list of all the project in which the employee is assigned. Employee can only see the details of the project and cannot update anything. There will be only 1 button of View for employee.</w:t>
      </w:r>
    </w:p>
    <w:p>
      <w:pPr>
        <w:numPr>
          <w:ilvl w:val="0"/>
          <w:numId w:val="0"/>
        </w:numPr>
        <w:ind w:leftChars="0"/>
        <w:rPr>
          <w:rFonts w:hint="default" w:ascii="Candara" w:hAnsi="Candara" w:cs="Candara"/>
          <w:b w:val="0"/>
          <w:bCs w:val="0"/>
          <w:sz w:val="24"/>
          <w:szCs w:val="24"/>
          <w:lang w:val="en-US"/>
        </w:rPr>
      </w:pPr>
    </w:p>
    <w:p>
      <w:pPr>
        <w:pStyle w:val="3"/>
        <w:bidi w:val="0"/>
        <w:rPr>
          <w:rFonts w:hint="default"/>
          <w:lang w:val="en-US"/>
        </w:rPr>
      </w:pPr>
      <w:bookmarkStart w:id="47" w:name="_Toc2041"/>
      <w:r>
        <w:rPr>
          <w:rFonts w:hint="default"/>
          <w:lang w:val="en-US"/>
        </w:rPr>
        <w:t>Task Portlet</w:t>
      </w:r>
      <w:bookmarkEnd w:id="47"/>
    </w:p>
    <w:p>
      <w:pPr>
        <w:rPr>
          <w:rFonts w:hint="default" w:ascii="Candara" w:hAnsi="Candara" w:cs="Candara"/>
          <w:b w:val="0"/>
          <w:bCs w:val="0"/>
          <w:sz w:val="24"/>
          <w:szCs w:val="24"/>
          <w:lang w:val="en-US"/>
        </w:rPr>
      </w:pPr>
      <w:r>
        <w:rPr>
          <w:rFonts w:hint="default" w:ascii="Candara" w:hAnsi="Candara" w:cs="Candara"/>
          <w:b w:val="0"/>
          <w:bCs w:val="0"/>
          <w:sz w:val="24"/>
          <w:szCs w:val="24"/>
          <w:lang w:val="en-US"/>
        </w:rPr>
        <w:t>On that page, there will be</w:t>
      </w:r>
      <w:ins w:id="0" w:author="Jinal Thakrar" w:date="2024-05-15T11:01:50Z">
        <w:r>
          <w:rPr>
            <w:rFonts w:hint="default" w:ascii="Candara" w:hAnsi="Candara" w:cs="Candara"/>
            <w:b w:val="0"/>
            <w:bCs w:val="0"/>
            <w:sz w:val="24"/>
            <w:szCs w:val="24"/>
            <w:lang w:val="en-US"/>
          </w:rPr>
          <w:t xml:space="preserve"> </w:t>
        </w:r>
      </w:ins>
      <w:r>
        <w:rPr>
          <w:rFonts w:hint="default" w:ascii="Candara" w:hAnsi="Candara" w:cs="Candara"/>
          <w:b w:val="0"/>
          <w:bCs w:val="0"/>
          <w:sz w:val="24"/>
          <w:szCs w:val="24"/>
          <w:lang w:val="en-US"/>
        </w:rPr>
        <w:t>a dropdown at top right corner to select the project. On that page, manager can see all the tasks of all the projects which manager has created</w:t>
      </w:r>
      <w:ins w:id="1" w:author="Jinal Thakrar" w:date="2024-05-15T11:09:29Z">
        <w:r>
          <w:rPr>
            <w:rFonts w:hint="default" w:cs="Candara"/>
            <w:b w:val="0"/>
            <w:bCs w:val="0"/>
            <w:sz w:val="24"/>
            <w:szCs w:val="24"/>
            <w:lang w:val="en-US"/>
          </w:rPr>
          <w:t xml:space="preserve"> pr</w:t>
        </w:r>
      </w:ins>
      <w:ins w:id="2" w:author="Jinal Thakrar" w:date="2024-05-15T11:09:30Z">
        <w:r>
          <w:rPr>
            <w:rFonts w:hint="default" w:cs="Candara"/>
            <w:b w:val="0"/>
            <w:bCs w:val="0"/>
            <w:sz w:val="24"/>
            <w:szCs w:val="24"/>
            <w:lang w:val="en-US"/>
          </w:rPr>
          <w:t>oject</w:t>
        </w:r>
      </w:ins>
      <w:ins w:id="3" w:author="Jinal Thakrar" w:date="2024-05-15T11:09:31Z">
        <w:bookmarkStart w:id="48" w:name="_GoBack"/>
        <w:bookmarkEnd w:id="48"/>
        <w:r>
          <w:rPr>
            <w:rFonts w:hint="default" w:cs="Candara"/>
            <w:b w:val="0"/>
            <w:bCs w:val="0"/>
            <w:sz w:val="24"/>
            <w:szCs w:val="24"/>
            <w:lang w:val="en-US"/>
          </w:rPr>
          <w:t xml:space="preserve"> wise</w:t>
        </w:r>
      </w:ins>
      <w:r>
        <w:rPr>
          <w:rFonts w:hint="default" w:ascii="Candara" w:hAnsi="Candara" w:cs="Candara"/>
          <w:b w:val="0"/>
          <w:bCs w:val="0"/>
          <w:sz w:val="24"/>
          <w:szCs w:val="24"/>
          <w:lang w:val="en-US"/>
        </w:rPr>
        <w:t>. Once the manager selects any project, tasks of that project will only be visible. There will be a button named Add Task near the dropdown. Once the manager clicks on that button, it will redirect to a screen with below mentioned fields:</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Project Name</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Description</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Is Billable (yes/no)</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Employees (Select all the employees assigned in the project)</w:t>
      </w:r>
    </w:p>
    <w:p>
      <w:pPr>
        <w:numPr>
          <w:ilvl w:val="0"/>
          <w:numId w:val="1"/>
        </w:numPr>
        <w:ind w:left="418" w:leftChars="0" w:hanging="418" w:firstLineChars="0"/>
        <w:rPr>
          <w:rFonts w:hint="default" w:ascii="Candara" w:hAnsi="Candara" w:cs="Candara"/>
          <w:b w:val="0"/>
          <w:bCs w:val="0"/>
          <w:sz w:val="24"/>
          <w:szCs w:val="24"/>
          <w:lang w:val="en-US"/>
        </w:rPr>
      </w:pPr>
      <w:r>
        <w:rPr>
          <w:rFonts w:hint="default" w:ascii="Candara" w:hAnsi="Candara" w:cs="Candara"/>
          <w:b w:val="0"/>
          <w:bCs w:val="0"/>
          <w:sz w:val="24"/>
          <w:szCs w:val="24"/>
          <w:lang w:val="en-US"/>
        </w:rPr>
        <w:t>Start Date</w:t>
      </w:r>
    </w:p>
    <w:p>
      <w:pPr>
        <w:numPr>
          <w:ilvl w:val="0"/>
          <w:numId w:val="0"/>
        </w:numPr>
        <w:ind w:leftChars="0"/>
        <w:rPr>
          <w:rFonts w:hint="default"/>
          <w:lang w:val="en-US"/>
        </w:rPr>
      </w:pPr>
      <w:r>
        <w:rPr>
          <w:rFonts w:hint="default"/>
          <w:lang w:val="en-US"/>
        </w:rPr>
        <w:t>On saving the data project will be created and the entry will be added in the table Project, ProjectHistory and ProjectEmployeeDetails. Employees will receive web and email notification that they are added in this project.</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All the projects which are created by the manager will be added with basic details of the project on the screen. The division will be clickable. There will be 2 buttons in each div named Details and delete.</w:t>
      </w:r>
    </w:p>
    <w:p>
      <w:pPr>
        <w:numPr>
          <w:ilvl w:val="0"/>
          <w:numId w:val="0"/>
        </w:numPr>
        <w:ind w:leftChars="0"/>
        <w:rPr>
          <w:rFonts w:hint="default" w:ascii="Candara" w:hAnsi="Candara" w:cs="Candara"/>
          <w:b w:val="0"/>
          <w:bCs w:val="0"/>
          <w:sz w:val="24"/>
          <w:szCs w:val="24"/>
          <w:lang w:val="en-US"/>
        </w:rPr>
      </w:pPr>
      <w:r>
        <w:rPr>
          <w:rFonts w:hint="default" w:ascii="Candara" w:hAnsi="Candara" w:cs="Candara"/>
          <w:b w:val="0"/>
          <w:bCs w:val="0"/>
          <w:sz w:val="24"/>
          <w:szCs w:val="24"/>
          <w:lang w:val="en-US"/>
        </w:rPr>
        <w:t>Once the manager clicks on delete project, the project will be deleted with all the task added in that project. Once the manager clicks on details page, all the details of the project should be visible to them.</w:t>
      </w:r>
    </w:p>
    <w:sectPr>
      <w:headerReference r:id="rId3" w:type="default"/>
      <w:footerReference r:id="rId4" w:type="default"/>
      <w:pgSz w:w="11906" w:h="16838"/>
      <w:pgMar w:top="0" w:right="1080" w:bottom="0" w:left="1080" w:header="720" w:footer="720" w:gutter="0"/>
      <w:pgBorders>
        <w:top w:val="single" w:color="auto" w:sz="4" w:space="1"/>
        <w:left w:val="single" w:color="auto" w:sz="4" w:space="4"/>
        <w:bottom w:val="single" w:color="auto" w:sz="4" w:space="1"/>
        <w:right w:val="single" w:color="auto" w:sz="4" w:space="4"/>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sz w:val="24"/>
        <w:szCs w:val="24"/>
      </w:rPr>
    </w:pPr>
  </w:p>
  <w:p>
    <w:pPr>
      <w:pStyle w:val="9"/>
      <w:rPr>
        <w:sz w:val="24"/>
        <w:szCs w:val="24"/>
      </w:rPr>
    </w:pPr>
    <w:r>
      <w:rPr>
        <w:sz w:val="24"/>
        <w:szCs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dotted" w:color="C0C0C0" w:sz="4" w:space="0"/>
      </w:pBdr>
      <w:rPr>
        <w:rFonts w:hint="default"/>
        <w:b/>
        <w:bCs/>
        <w:sz w:val="24"/>
        <w:szCs w:val="24"/>
        <w:lang w:val="en-US"/>
      </w:rPr>
    </w:pPr>
    <w:r>
      <w:rPr>
        <w:rFonts w:hint="default"/>
        <w:b/>
        <w:bCs/>
        <w:sz w:val="24"/>
        <w:szCs w:val="24"/>
        <w:lang w:val="en-US"/>
      </w:rPr>
      <w:t>HRMS</w:t>
    </w:r>
    <w:r>
      <w:rPr>
        <w:rFonts w:hint="default"/>
        <w:sz w:val="24"/>
        <w:szCs w:val="24"/>
        <w:lang w:val="en-US"/>
      </w:rPr>
      <w:tab/>
    </w:r>
    <w:r>
      <w:rPr>
        <w:rFonts w:hint="default"/>
        <w:sz w:val="24"/>
        <w:szCs w:val="24"/>
        <w:lang w:val="en-US"/>
      </w:rPr>
      <w:tab/>
    </w:r>
    <w:r>
      <w:rPr>
        <w:rFonts w:hint="default"/>
        <w:sz w:val="24"/>
        <w:szCs w:val="24"/>
        <w:lang w:val="en-US"/>
      </w:rPr>
      <w:t xml:space="preserve">                                                                  </w:t>
    </w:r>
    <w:r>
      <w:rPr>
        <w:rFonts w:hint="default"/>
        <w:b/>
        <w:bCs/>
        <w:sz w:val="24"/>
        <w:szCs w:val="24"/>
        <w:lang w:val="en-US"/>
      </w:rPr>
      <w:t>Aixtor Technologies</w:t>
    </w:r>
  </w:p>
  <w:p>
    <w:pPr>
      <w:pStyle w:val="10"/>
      <w:pBdr>
        <w:bottom w:val="dotted" w:color="C0C0C0" w:sz="4" w:space="0"/>
      </w:pBdr>
      <w:rPr>
        <w:rFonts w:hint="default"/>
        <w:b/>
        <w:bCs/>
        <w:sz w:val="24"/>
        <w:szCs w:val="24"/>
        <w:lang w:val="en-US"/>
      </w:rPr>
    </w:pPr>
  </w:p>
  <w:p>
    <w:pPr>
      <w:pStyle w:val="10"/>
      <w:pBdr>
        <w:bottom w:val="dotted" w:color="C0C0C0" w:sz="4" w:space="0"/>
      </w:pBdr>
      <w:rPr>
        <w:rFonts w:hint="default"/>
        <w:b/>
        <w:bCs/>
        <w:sz w:val="24"/>
        <w:szCs w:val="24"/>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45ACF"/>
    <w:multiLevelType w:val="singleLevel"/>
    <w:tmpl w:val="91745ACF"/>
    <w:lvl w:ilvl="0" w:tentative="0">
      <w:start w:val="1"/>
      <w:numFmt w:val="bullet"/>
      <w:lvlText w:val=""/>
      <w:lvlJc w:val="left"/>
      <w:pPr>
        <w:tabs>
          <w:tab w:val="left" w:pos="420"/>
        </w:tabs>
        <w:ind w:left="418" w:leftChars="0" w:hanging="418" w:firstLineChars="0"/>
      </w:pPr>
      <w:rPr>
        <w:rFonts w:hint="default" w:ascii="Symbol" w:hAnsi="Symbol" w:cs="Symbol"/>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al Thakrar">
    <w15:presenceInfo w15:providerId="WPS Office" w15:userId="6045144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trackRevisions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2975D6"/>
    <w:rsid w:val="01964ACE"/>
    <w:rsid w:val="03163E1D"/>
    <w:rsid w:val="0369751C"/>
    <w:rsid w:val="06661F8B"/>
    <w:rsid w:val="076247AC"/>
    <w:rsid w:val="083333EC"/>
    <w:rsid w:val="08464A1F"/>
    <w:rsid w:val="086168CD"/>
    <w:rsid w:val="096B68F5"/>
    <w:rsid w:val="0BCB3AF0"/>
    <w:rsid w:val="0C1F2AF1"/>
    <w:rsid w:val="0E8D441B"/>
    <w:rsid w:val="0EE92F84"/>
    <w:rsid w:val="13ED52C0"/>
    <w:rsid w:val="14BA1191"/>
    <w:rsid w:val="155B0D1A"/>
    <w:rsid w:val="16B05039"/>
    <w:rsid w:val="198F447A"/>
    <w:rsid w:val="1B6E410D"/>
    <w:rsid w:val="1BF06C65"/>
    <w:rsid w:val="1D0B4E33"/>
    <w:rsid w:val="1D240BB9"/>
    <w:rsid w:val="1E445E34"/>
    <w:rsid w:val="1EA374D2"/>
    <w:rsid w:val="1F512AEE"/>
    <w:rsid w:val="20A26F98"/>
    <w:rsid w:val="20EC0311"/>
    <w:rsid w:val="2701028C"/>
    <w:rsid w:val="29DD3EBD"/>
    <w:rsid w:val="2A994270"/>
    <w:rsid w:val="2AAF6413"/>
    <w:rsid w:val="2DA30D70"/>
    <w:rsid w:val="2E1909AE"/>
    <w:rsid w:val="2E1D2C38"/>
    <w:rsid w:val="32006BEC"/>
    <w:rsid w:val="32070FA4"/>
    <w:rsid w:val="338D699F"/>
    <w:rsid w:val="34EB1FE1"/>
    <w:rsid w:val="34FB69F8"/>
    <w:rsid w:val="352F17D1"/>
    <w:rsid w:val="35382ED6"/>
    <w:rsid w:val="38972A67"/>
    <w:rsid w:val="393B3575"/>
    <w:rsid w:val="3A2556F1"/>
    <w:rsid w:val="3BD34E34"/>
    <w:rsid w:val="3E0569D1"/>
    <w:rsid w:val="3E235F81"/>
    <w:rsid w:val="3ED847AB"/>
    <w:rsid w:val="3F0874F8"/>
    <w:rsid w:val="41F9564C"/>
    <w:rsid w:val="450959CC"/>
    <w:rsid w:val="46064E72"/>
    <w:rsid w:val="4606704D"/>
    <w:rsid w:val="474C3E84"/>
    <w:rsid w:val="486523D3"/>
    <w:rsid w:val="4A1123CC"/>
    <w:rsid w:val="4A2758B7"/>
    <w:rsid w:val="50F25EDA"/>
    <w:rsid w:val="50F85BE5"/>
    <w:rsid w:val="5505597D"/>
    <w:rsid w:val="55C87DED"/>
    <w:rsid w:val="59373B6B"/>
    <w:rsid w:val="597E7B62"/>
    <w:rsid w:val="599D2616"/>
    <w:rsid w:val="5A0E3BCE"/>
    <w:rsid w:val="5A2975D6"/>
    <w:rsid w:val="5AA04A12"/>
    <w:rsid w:val="5ACE4F06"/>
    <w:rsid w:val="5D392E01"/>
    <w:rsid w:val="5DF04B2E"/>
    <w:rsid w:val="608E40BF"/>
    <w:rsid w:val="62AB1EEE"/>
    <w:rsid w:val="62B81204"/>
    <w:rsid w:val="62C5631B"/>
    <w:rsid w:val="62DE5BC0"/>
    <w:rsid w:val="654A3ABB"/>
    <w:rsid w:val="65E90142"/>
    <w:rsid w:val="6617798C"/>
    <w:rsid w:val="66911854"/>
    <w:rsid w:val="679F070D"/>
    <w:rsid w:val="6926255E"/>
    <w:rsid w:val="6C606ADC"/>
    <w:rsid w:val="6CB155E2"/>
    <w:rsid w:val="6CB21A5D"/>
    <w:rsid w:val="6F247264"/>
    <w:rsid w:val="71213827"/>
    <w:rsid w:val="73116555"/>
    <w:rsid w:val="735637C7"/>
    <w:rsid w:val="73F110DE"/>
    <w:rsid w:val="765A5A6F"/>
    <w:rsid w:val="76AD25C4"/>
    <w:rsid w:val="78C47730"/>
    <w:rsid w:val="792067C5"/>
    <w:rsid w:val="7C4C127B"/>
    <w:rsid w:val="7F097E7A"/>
    <w:rsid w:val="7F6B46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numPr>
        <w:ilvl w:val="0"/>
        <w:numId w:val="0"/>
      </w:numPr>
      <w:ind w:left="0" w:leftChars="0" w:firstLine="0" w:firstLineChars="0"/>
    </w:pPr>
    <w:rPr>
      <w:rFonts w:ascii="Candara" w:hAnsi="Candara" w:cs="Candara" w:eastAsiaTheme="minorEastAsia"/>
      <w:sz w:val="24"/>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3">
    <w:name w:val="heading 2"/>
    <w:basedOn w:val="4"/>
    <w:next w:val="1"/>
    <w:unhideWhenUsed/>
    <w:qFormat/>
    <w:uiPriority w:val="0"/>
    <w:pPr>
      <w:outlineLvl w:val="1"/>
    </w:pPr>
    <w:rPr>
      <w:rFonts w:ascii="Candara" w:hAnsi="Candara" w:cs="Candara"/>
      <w:sz w:val="28"/>
      <w:szCs w:val="28"/>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autoRedefine/>
    <w:unhideWhenUsed/>
    <w:qFormat/>
    <w:uiPriority w:val="0"/>
    <w:pPr>
      <w:keepNext/>
      <w:keepLines/>
      <w:spacing w:before="280" w:after="290" w:line="376" w:lineRule="auto"/>
      <w:outlineLvl w:val="4"/>
    </w:pPr>
    <w:rPr>
      <w:b/>
      <w:bCs/>
      <w:sz w:val="28"/>
      <w:szCs w:val="28"/>
    </w:rPr>
  </w:style>
  <w:style w:type="paragraph" w:styleId="4">
    <w:name w:val="heading 6"/>
    <w:basedOn w:val="1"/>
    <w:next w:val="1"/>
    <w:autoRedefine/>
    <w:unhideWhenUsed/>
    <w:qFormat/>
    <w:uiPriority w:val="0"/>
    <w:pPr>
      <w:keepNext/>
      <w:keepLines/>
      <w:spacing w:before="240" w:after="64" w:line="320" w:lineRule="auto"/>
      <w:outlineLvl w:val="5"/>
    </w:pPr>
    <w:rPr>
      <w:b/>
      <w:bCs/>
      <w:sz w:val="24"/>
      <w:szCs w:val="24"/>
    </w:rPr>
  </w:style>
  <w:style w:type="character" w:default="1" w:styleId="7">
    <w:name w:val="Default Paragraph Font"/>
    <w:autoRedefine/>
    <w:semiHidden/>
    <w:qFormat/>
    <w:uiPriority w:val="0"/>
  </w:style>
  <w:style w:type="table" w:default="1" w:styleId="8">
    <w:name w:val="Normal Table"/>
    <w:autoRedefine/>
    <w:semiHidden/>
    <w:uiPriority w:val="0"/>
    <w:tblPr>
      <w:tblCellMar>
        <w:top w:w="0" w:type="dxa"/>
        <w:left w:w="108" w:type="dxa"/>
        <w:bottom w:w="0" w:type="dxa"/>
        <w:right w:w="108" w:type="dxa"/>
      </w:tblCellMar>
    </w:tbl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toc 1"/>
    <w:basedOn w:val="1"/>
    <w:next w:val="1"/>
    <w:uiPriority w:val="0"/>
  </w:style>
  <w:style w:type="paragraph" w:styleId="12">
    <w:name w:val="toc 2"/>
    <w:basedOn w:val="1"/>
    <w:next w:val="1"/>
    <w:uiPriority w:val="0"/>
    <w:pPr>
      <w:ind w:left="420" w:leftChars="200"/>
    </w:pPr>
  </w:style>
  <w:style w:type="paragraph" w:customStyle="1" w:styleId="13">
    <w:name w:val="WPSOffice手动目录 1"/>
    <w:uiPriority w:val="0"/>
    <w:pPr>
      <w:ind w:leftChars="0"/>
    </w:pPr>
    <w:rPr>
      <w:rFonts w:ascii="Times New Roman" w:hAnsi="Times New Roman" w:eastAsia="SimSun" w:cs="Times New Roman"/>
      <w:sz w:val="20"/>
      <w:szCs w:val="20"/>
    </w:rPr>
  </w:style>
  <w:style w:type="paragraph" w:customStyle="1" w:styleId="14">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21</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2024-04-09T10:31:00Z</dcterms:created>
  <dc:creator>jinal.thakrar</dc:creator>
  <cp:lastModifiedBy>Jinal Thakrar</cp:lastModifiedBy>
  <dcterms:modified xsi:type="dcterms:W3CDTF">2024-05-17T05:39:28Z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64777DDC49954A38B563551D019B68EA_11</vt:lpwstr>
  </property>
</Properties>
</file>